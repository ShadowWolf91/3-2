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3BAF6" w14:textId="77777777" w:rsidR="008258A5" w:rsidRPr="000663AD" w:rsidRDefault="008258A5" w:rsidP="008258A5">
      <w:pPr>
        <w:jc w:val="center"/>
        <w:rPr>
          <w:sz w:val="24"/>
          <w:szCs w:val="24"/>
        </w:rPr>
      </w:pPr>
      <w:r w:rsidRPr="000663AD">
        <w:rPr>
          <w:sz w:val="24"/>
          <w:szCs w:val="24"/>
        </w:rPr>
        <w:t>МИНИСТЕРСТВО ОБРАЗОВАНИЯ РЕСПЕУБЛИКИ БЕЛАРУСЬ</w:t>
      </w:r>
    </w:p>
    <w:p w14:paraId="4A38618F" w14:textId="77777777" w:rsidR="008258A5" w:rsidRPr="000663AD" w:rsidRDefault="008258A5" w:rsidP="008258A5">
      <w:pPr>
        <w:jc w:val="center"/>
        <w:rPr>
          <w:sz w:val="24"/>
          <w:szCs w:val="24"/>
        </w:rPr>
      </w:pPr>
      <w:r w:rsidRPr="000663AD">
        <w:rPr>
          <w:sz w:val="24"/>
          <w:szCs w:val="24"/>
        </w:rPr>
        <w:t xml:space="preserve">Учреждение образования </w:t>
      </w:r>
      <w:r w:rsidRPr="000663AD">
        <w:rPr>
          <w:sz w:val="24"/>
          <w:szCs w:val="24"/>
        </w:rPr>
        <w:br/>
        <w:t>«БЕЛОРУССКИЙ ГОСУДАРСТВЕННЫЙ ТЕХНОЛОГИЧЕСКИЙ УНИВЕРСИТЕТ»</w:t>
      </w:r>
    </w:p>
    <w:p w14:paraId="70037DE4" w14:textId="77777777" w:rsidR="008258A5" w:rsidRPr="000663AD" w:rsidRDefault="008258A5" w:rsidP="008258A5">
      <w:pPr>
        <w:shd w:val="clear" w:color="auto" w:fill="FFFFFF"/>
        <w:spacing w:after="205"/>
        <w:ind w:firstLine="0"/>
        <w:jc w:val="center"/>
        <w:rPr>
          <w:sz w:val="24"/>
          <w:szCs w:val="24"/>
        </w:rPr>
      </w:pPr>
      <w:r w:rsidRPr="000663AD">
        <w:rPr>
          <w:color w:val="000000"/>
          <w:spacing w:val="-1"/>
          <w:sz w:val="24"/>
          <w:szCs w:val="24"/>
        </w:rPr>
        <w:t xml:space="preserve">Факультет </w:t>
      </w:r>
      <w:r>
        <w:rPr>
          <w:color w:val="000000"/>
          <w:spacing w:val="-1"/>
          <w:sz w:val="24"/>
          <w:szCs w:val="24"/>
        </w:rPr>
        <w:t>информационных технологий</w:t>
      </w:r>
      <w:r w:rsidRPr="000663AD">
        <w:rPr>
          <w:color w:val="000000"/>
          <w:spacing w:val="-1"/>
          <w:sz w:val="24"/>
          <w:szCs w:val="24"/>
        </w:rPr>
        <w:t xml:space="preserve"> </w:t>
      </w:r>
      <w:r w:rsidRPr="000663AD">
        <w:rPr>
          <w:color w:val="000000"/>
          <w:spacing w:val="-1"/>
          <w:sz w:val="24"/>
          <w:szCs w:val="24"/>
        </w:rPr>
        <w:br/>
        <w:t xml:space="preserve">Кафедра информационных систем и технологий </w:t>
      </w:r>
    </w:p>
    <w:p w14:paraId="510196F4" w14:textId="77777777" w:rsidR="008258A5" w:rsidRPr="00685034" w:rsidRDefault="008258A5" w:rsidP="008258A5">
      <w:pPr>
        <w:ind w:left="5812"/>
        <w:rPr>
          <w:caps/>
          <w:sz w:val="24"/>
          <w:szCs w:val="24"/>
        </w:rPr>
      </w:pPr>
      <w:r w:rsidRPr="00685034">
        <w:rPr>
          <w:caps/>
          <w:sz w:val="24"/>
          <w:szCs w:val="24"/>
        </w:rPr>
        <w:t>Утверждаю</w:t>
      </w:r>
    </w:p>
    <w:p w14:paraId="4508E3AF" w14:textId="77777777" w:rsidR="008258A5" w:rsidRPr="000663AD" w:rsidRDefault="008258A5" w:rsidP="008258A5">
      <w:pPr>
        <w:ind w:left="5812"/>
        <w:outlineLvl w:val="0"/>
        <w:rPr>
          <w:sz w:val="24"/>
          <w:szCs w:val="24"/>
        </w:rPr>
      </w:pPr>
      <w:r w:rsidRPr="000663AD">
        <w:rPr>
          <w:sz w:val="24"/>
          <w:szCs w:val="24"/>
        </w:rPr>
        <w:t>Заведующий кафедрой</w:t>
      </w:r>
    </w:p>
    <w:p w14:paraId="011390A3" w14:textId="77777777" w:rsidR="008258A5" w:rsidRPr="000663AD" w:rsidRDefault="008258A5" w:rsidP="008258A5">
      <w:pPr>
        <w:ind w:left="5812"/>
        <w:rPr>
          <w:sz w:val="24"/>
          <w:szCs w:val="24"/>
        </w:rPr>
      </w:pPr>
      <w:r>
        <w:rPr>
          <w:sz w:val="24"/>
          <w:szCs w:val="24"/>
        </w:rPr>
        <w:t xml:space="preserve">____________ </w:t>
      </w:r>
      <w:r w:rsidRPr="000663AD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В.В</w:t>
      </w:r>
      <w:r w:rsidRPr="000663AD">
        <w:rPr>
          <w:sz w:val="24"/>
          <w:szCs w:val="24"/>
          <w:u w:val="single"/>
        </w:rPr>
        <w:t xml:space="preserve">. </w:t>
      </w:r>
      <w:r>
        <w:rPr>
          <w:sz w:val="24"/>
          <w:szCs w:val="24"/>
          <w:u w:val="single"/>
        </w:rPr>
        <w:t>Смелов</w:t>
      </w:r>
    </w:p>
    <w:p w14:paraId="66A06B72" w14:textId="77777777" w:rsidR="008258A5" w:rsidRPr="000663AD" w:rsidRDefault="008258A5" w:rsidP="008258A5">
      <w:pPr>
        <w:ind w:left="5812" w:firstLine="560"/>
        <w:rPr>
          <w:sz w:val="24"/>
          <w:szCs w:val="24"/>
          <w:vertAlign w:val="superscript"/>
        </w:rPr>
      </w:pPr>
      <w:r w:rsidRPr="000663AD">
        <w:rPr>
          <w:sz w:val="24"/>
          <w:szCs w:val="24"/>
          <w:vertAlign w:val="superscript"/>
        </w:rPr>
        <w:t xml:space="preserve">подпись </w:t>
      </w:r>
      <w:r w:rsidRPr="000663AD">
        <w:rPr>
          <w:sz w:val="24"/>
          <w:szCs w:val="24"/>
          <w:vertAlign w:val="superscript"/>
        </w:rPr>
        <w:tab/>
      </w:r>
      <w:r w:rsidRPr="000663AD">
        <w:rPr>
          <w:sz w:val="24"/>
          <w:szCs w:val="24"/>
          <w:vertAlign w:val="superscript"/>
        </w:rPr>
        <w:tab/>
        <w:t>инициалы и фамилия</w:t>
      </w:r>
    </w:p>
    <w:p w14:paraId="3346D107" w14:textId="77777777" w:rsidR="008258A5" w:rsidRPr="000663AD" w:rsidRDefault="008258A5" w:rsidP="008258A5">
      <w:pPr>
        <w:ind w:left="5812"/>
        <w:rPr>
          <w:sz w:val="24"/>
          <w:szCs w:val="24"/>
        </w:rPr>
      </w:pPr>
      <w:r w:rsidRPr="000663AD">
        <w:rPr>
          <w:sz w:val="24"/>
          <w:szCs w:val="24"/>
        </w:rPr>
        <w:t>“__</w:t>
      </w:r>
      <w:proofErr w:type="gramStart"/>
      <w:r w:rsidRPr="000663AD">
        <w:rPr>
          <w:sz w:val="24"/>
          <w:szCs w:val="24"/>
        </w:rPr>
        <w:t>_”</w:t>
      </w:r>
      <w:r>
        <w:rPr>
          <w:sz w:val="24"/>
          <w:szCs w:val="24"/>
        </w:rPr>
        <w:t>_</w:t>
      </w:r>
      <w:proofErr w:type="gramEnd"/>
      <w:r w:rsidRPr="000663AD">
        <w:rPr>
          <w:sz w:val="24"/>
          <w:szCs w:val="24"/>
        </w:rPr>
        <w:t>_________________20</w:t>
      </w:r>
      <w:r>
        <w:rPr>
          <w:sz w:val="24"/>
          <w:szCs w:val="24"/>
        </w:rPr>
        <w:t xml:space="preserve">23 </w:t>
      </w:r>
      <w:r w:rsidRPr="000663AD">
        <w:rPr>
          <w:sz w:val="24"/>
          <w:szCs w:val="24"/>
        </w:rPr>
        <w:t>г.</w:t>
      </w:r>
    </w:p>
    <w:p w14:paraId="3ECDCBF7" w14:textId="77777777" w:rsidR="008258A5" w:rsidRDefault="008258A5" w:rsidP="008258A5">
      <w:pPr>
        <w:jc w:val="center"/>
        <w:outlineLvl w:val="0"/>
        <w:rPr>
          <w:b/>
          <w:sz w:val="32"/>
          <w:szCs w:val="24"/>
        </w:rPr>
      </w:pPr>
    </w:p>
    <w:p w14:paraId="78169513" w14:textId="77777777" w:rsidR="008258A5" w:rsidRPr="002B1343" w:rsidRDefault="008258A5" w:rsidP="008258A5">
      <w:pPr>
        <w:jc w:val="center"/>
        <w:outlineLvl w:val="0"/>
        <w:rPr>
          <w:b/>
          <w:sz w:val="32"/>
          <w:szCs w:val="24"/>
        </w:rPr>
      </w:pPr>
      <w:r w:rsidRPr="002B1343">
        <w:rPr>
          <w:b/>
          <w:sz w:val="32"/>
          <w:szCs w:val="24"/>
        </w:rPr>
        <w:t>ЗАДАНИЕ</w:t>
      </w:r>
    </w:p>
    <w:p w14:paraId="1561EBA5" w14:textId="77777777" w:rsidR="008258A5" w:rsidRDefault="008258A5" w:rsidP="008258A5">
      <w:pPr>
        <w:jc w:val="center"/>
        <w:rPr>
          <w:spacing w:val="20"/>
          <w:sz w:val="32"/>
          <w:szCs w:val="28"/>
        </w:rPr>
      </w:pPr>
      <w:r w:rsidRPr="002B1343">
        <w:rPr>
          <w:b/>
          <w:szCs w:val="24"/>
        </w:rPr>
        <w:t>к курсовому проектированию</w:t>
      </w:r>
      <w:r>
        <w:rPr>
          <w:b/>
          <w:szCs w:val="24"/>
        </w:rPr>
        <w:t xml:space="preserve"> </w:t>
      </w:r>
      <w:r w:rsidRPr="002B1343">
        <w:rPr>
          <w:b/>
          <w:szCs w:val="24"/>
        </w:rPr>
        <w:t xml:space="preserve">по дисциплине </w:t>
      </w:r>
      <w:r>
        <w:rPr>
          <w:b/>
          <w:szCs w:val="24"/>
        </w:rPr>
        <w:br/>
      </w:r>
      <w:r w:rsidRPr="002B1343">
        <w:rPr>
          <w:spacing w:val="20"/>
          <w:sz w:val="32"/>
          <w:szCs w:val="28"/>
        </w:rPr>
        <w:t>"</w:t>
      </w:r>
      <w:r>
        <w:rPr>
          <w:sz w:val="32"/>
          <w:szCs w:val="28"/>
        </w:rPr>
        <w:t>Защита информации и надежность информационных систем</w:t>
      </w:r>
      <w:r w:rsidRPr="002B1343">
        <w:rPr>
          <w:spacing w:val="20"/>
          <w:sz w:val="32"/>
          <w:szCs w:val="28"/>
        </w:rPr>
        <w:t>"</w:t>
      </w:r>
    </w:p>
    <w:p w14:paraId="6899E897" w14:textId="77777777" w:rsidR="008258A5" w:rsidRPr="007340A7" w:rsidRDefault="008258A5" w:rsidP="008258A5">
      <w:pPr>
        <w:spacing w:before="120" w:after="120"/>
        <w:ind w:firstLine="0"/>
        <w:rPr>
          <w:szCs w:val="24"/>
        </w:rPr>
      </w:pPr>
      <w:r w:rsidRPr="007340A7">
        <w:rPr>
          <w:szCs w:val="24"/>
        </w:rPr>
        <w:t>Специальность</w:t>
      </w:r>
      <w:r>
        <w:rPr>
          <w:szCs w:val="24"/>
        </w:rPr>
        <w:t xml:space="preserve"> </w:t>
      </w:r>
      <w:r>
        <w:rPr>
          <w:szCs w:val="24"/>
          <w:u w:val="single"/>
        </w:rPr>
        <w:t>1-40 05 01 03</w:t>
      </w:r>
      <w:r w:rsidRPr="00125C02">
        <w:rPr>
          <w:szCs w:val="24"/>
          <w:u w:val="single"/>
        </w:rPr>
        <w:t xml:space="preserve"> </w:t>
      </w:r>
      <w:r>
        <w:rPr>
          <w:szCs w:val="24"/>
          <w:u w:val="single"/>
        </w:rPr>
        <w:t xml:space="preserve">«Информационные системы и технологии </w:t>
      </w:r>
      <w:r w:rsidRPr="007F3805">
        <w:rPr>
          <w:szCs w:val="24"/>
          <w:u w:val="single"/>
        </w:rPr>
        <w:t>(</w:t>
      </w:r>
      <w:r>
        <w:rPr>
          <w:szCs w:val="24"/>
          <w:u w:val="single"/>
        </w:rPr>
        <w:t>издательско-полиграфический комплекс)»</w:t>
      </w:r>
      <w:r w:rsidRPr="007340A7">
        <w:rPr>
          <w:szCs w:val="24"/>
          <w:u w:val="single"/>
        </w:rPr>
        <w:t xml:space="preserve"> </w:t>
      </w:r>
    </w:p>
    <w:p w14:paraId="737CC5EA" w14:textId="77777777" w:rsidR="008258A5" w:rsidRPr="00D81EA5" w:rsidRDefault="008258A5" w:rsidP="008258A5">
      <w:pPr>
        <w:spacing w:before="120" w:after="120"/>
        <w:ind w:firstLine="0"/>
        <w:rPr>
          <w:szCs w:val="24"/>
          <w:u w:val="single"/>
        </w:rPr>
      </w:pPr>
      <w:r w:rsidRPr="007340A7">
        <w:rPr>
          <w:szCs w:val="24"/>
        </w:rPr>
        <w:t>Группа:</w:t>
      </w:r>
      <w:r>
        <w:rPr>
          <w:szCs w:val="24"/>
        </w:rPr>
        <w:t xml:space="preserve"> </w:t>
      </w:r>
      <w:r w:rsidRPr="00D81EA5">
        <w:rPr>
          <w:szCs w:val="24"/>
          <w:u w:val="single"/>
        </w:rPr>
        <w:t>1</w:t>
      </w:r>
    </w:p>
    <w:p w14:paraId="14C192C7" w14:textId="77777777" w:rsidR="008258A5" w:rsidRPr="007340A7" w:rsidRDefault="008258A5" w:rsidP="008258A5">
      <w:pPr>
        <w:spacing w:before="120" w:after="120"/>
        <w:ind w:firstLine="0"/>
        <w:rPr>
          <w:szCs w:val="24"/>
        </w:rPr>
      </w:pPr>
      <w:r w:rsidRPr="007340A7">
        <w:rPr>
          <w:szCs w:val="24"/>
        </w:rPr>
        <w:t xml:space="preserve">Студент: </w:t>
      </w:r>
      <w:proofErr w:type="spellStart"/>
      <w:r>
        <w:rPr>
          <w:szCs w:val="24"/>
          <w:u w:val="single"/>
        </w:rPr>
        <w:t>Шкабров</w:t>
      </w:r>
      <w:proofErr w:type="spellEnd"/>
      <w:r>
        <w:rPr>
          <w:szCs w:val="24"/>
          <w:u w:val="single"/>
        </w:rPr>
        <w:t xml:space="preserve"> Данила Сергеевич</w:t>
      </w:r>
    </w:p>
    <w:p w14:paraId="61289E01" w14:textId="77777777" w:rsidR="008258A5" w:rsidRPr="003329DA" w:rsidRDefault="008258A5" w:rsidP="008258A5">
      <w:pPr>
        <w:widowControl/>
        <w:tabs>
          <w:tab w:val="left" w:pos="-1843"/>
        </w:tabs>
        <w:ind w:firstLine="0"/>
        <w:jc w:val="left"/>
        <w:rPr>
          <w:szCs w:val="28"/>
          <w:u w:val="single"/>
        </w:rPr>
      </w:pPr>
      <w:r w:rsidRPr="007340A7">
        <w:rPr>
          <w:b/>
          <w:bCs/>
          <w:szCs w:val="28"/>
        </w:rPr>
        <w:t xml:space="preserve">Тема: </w:t>
      </w:r>
      <w:bookmarkStart w:id="0" w:name="_Hlk128427954"/>
      <w:r w:rsidRPr="003329DA">
        <w:rPr>
          <w:szCs w:val="28"/>
          <w:u w:val="single"/>
        </w:rPr>
        <w:t xml:space="preserve">Реализация </w:t>
      </w:r>
      <w:bookmarkEnd w:id="0"/>
      <w:r w:rsidRPr="003329DA">
        <w:rPr>
          <w:szCs w:val="28"/>
          <w:u w:val="single"/>
        </w:rPr>
        <w:t xml:space="preserve">и исследование алгоритма хэширования </w:t>
      </w:r>
      <w:proofErr w:type="spellStart"/>
      <w:r w:rsidRPr="003329DA">
        <w:rPr>
          <w:szCs w:val="28"/>
          <w:u w:val="single"/>
        </w:rPr>
        <w:t>Keccak</w:t>
      </w:r>
      <w:proofErr w:type="spellEnd"/>
    </w:p>
    <w:p w14:paraId="6E4271AA" w14:textId="77777777" w:rsidR="008258A5" w:rsidRPr="006353A7" w:rsidRDefault="008258A5" w:rsidP="008258A5">
      <w:pPr>
        <w:widowControl/>
        <w:tabs>
          <w:tab w:val="left" w:pos="-1843"/>
        </w:tabs>
        <w:ind w:firstLine="0"/>
        <w:jc w:val="left"/>
        <w:rPr>
          <w:b/>
          <w:bCs/>
          <w:sz w:val="32"/>
          <w:szCs w:val="28"/>
        </w:rPr>
      </w:pPr>
    </w:p>
    <w:p w14:paraId="060F76C8" w14:textId="77777777" w:rsidR="008258A5" w:rsidRDefault="008258A5" w:rsidP="008258A5">
      <w:pPr>
        <w:spacing w:before="120"/>
        <w:ind w:left="538" w:hanging="538"/>
        <w:rPr>
          <w:szCs w:val="24"/>
        </w:rPr>
      </w:pPr>
      <w:r w:rsidRPr="00BF692F">
        <w:rPr>
          <w:b/>
          <w:szCs w:val="24"/>
        </w:rPr>
        <w:t>1.</w:t>
      </w:r>
      <w:r>
        <w:rPr>
          <w:b/>
          <w:szCs w:val="24"/>
        </w:rPr>
        <w:t xml:space="preserve"> </w:t>
      </w:r>
      <w:r w:rsidRPr="002B1343">
        <w:rPr>
          <w:b/>
          <w:szCs w:val="24"/>
        </w:rPr>
        <w:t>Срок сдачи студентом законченной работы</w:t>
      </w:r>
      <w:r w:rsidRPr="002B1343">
        <w:rPr>
          <w:szCs w:val="24"/>
        </w:rPr>
        <w:t xml:space="preserve">: </w:t>
      </w:r>
      <w:r>
        <w:rPr>
          <w:szCs w:val="24"/>
        </w:rPr>
        <w:t>«10» мая 2023г.</w:t>
      </w:r>
    </w:p>
    <w:p w14:paraId="1A4C790D" w14:textId="77777777" w:rsidR="008258A5" w:rsidRPr="006353A7" w:rsidRDefault="008258A5" w:rsidP="008258A5">
      <w:pPr>
        <w:spacing w:before="120"/>
        <w:ind w:left="538" w:hanging="538"/>
        <w:rPr>
          <w:szCs w:val="24"/>
        </w:rPr>
      </w:pPr>
    </w:p>
    <w:p w14:paraId="02CCA984" w14:textId="77777777" w:rsidR="008258A5" w:rsidRPr="002B1343" w:rsidRDefault="008258A5" w:rsidP="008258A5">
      <w:pPr>
        <w:spacing w:before="120"/>
        <w:ind w:firstLine="0"/>
        <w:rPr>
          <w:b/>
          <w:szCs w:val="24"/>
        </w:rPr>
      </w:pPr>
      <w:r w:rsidRPr="002B1343">
        <w:rPr>
          <w:b/>
          <w:szCs w:val="24"/>
        </w:rPr>
        <w:t>2. Исходные данные к проекту:</w:t>
      </w:r>
    </w:p>
    <w:p w14:paraId="008FCC81" w14:textId="77777777" w:rsidR="008258A5" w:rsidRDefault="008258A5" w:rsidP="008258A5">
      <w:pPr>
        <w:ind w:firstLine="360"/>
        <w:rPr>
          <w:szCs w:val="28"/>
        </w:rPr>
      </w:pPr>
      <w:r w:rsidRPr="001029C7">
        <w:rPr>
          <w:b/>
          <w:szCs w:val="24"/>
        </w:rPr>
        <w:t>2.1</w:t>
      </w:r>
      <w:r w:rsidRPr="001029C7">
        <w:rPr>
          <w:szCs w:val="28"/>
        </w:rPr>
        <w:t xml:space="preserve">. </w:t>
      </w:r>
      <w:r w:rsidRPr="001F4493">
        <w:rPr>
          <w:szCs w:val="28"/>
        </w:rPr>
        <w:t xml:space="preserve">Функционально </w:t>
      </w:r>
      <w:r>
        <w:rPr>
          <w:szCs w:val="28"/>
        </w:rPr>
        <w:t>должны быть выполнены следующие задачи</w:t>
      </w:r>
      <w:r w:rsidRPr="001F4493">
        <w:rPr>
          <w:szCs w:val="28"/>
        </w:rPr>
        <w:t>:</w:t>
      </w:r>
    </w:p>
    <w:p w14:paraId="27A5100A" w14:textId="77777777" w:rsidR="008258A5" w:rsidRPr="00BF692F" w:rsidRDefault="008258A5" w:rsidP="008258A5">
      <w:pPr>
        <w:numPr>
          <w:ilvl w:val="0"/>
          <w:numId w:val="3"/>
        </w:numPr>
        <w:ind w:left="851" w:hanging="851"/>
        <w:rPr>
          <w:szCs w:val="28"/>
        </w:rPr>
      </w:pPr>
      <w:r w:rsidRPr="003329DA">
        <w:rPr>
          <w:szCs w:val="24"/>
        </w:rPr>
        <w:t>Реализ</w:t>
      </w:r>
      <w:r>
        <w:rPr>
          <w:szCs w:val="24"/>
        </w:rPr>
        <w:t>овать</w:t>
      </w:r>
      <w:r w:rsidRPr="003329DA">
        <w:rPr>
          <w:szCs w:val="24"/>
        </w:rPr>
        <w:t xml:space="preserve"> </w:t>
      </w:r>
      <w:r>
        <w:rPr>
          <w:szCs w:val="24"/>
        </w:rPr>
        <w:t xml:space="preserve">алгоритма хэширования </w:t>
      </w:r>
      <w:proofErr w:type="spellStart"/>
      <w:r w:rsidRPr="003329DA">
        <w:rPr>
          <w:szCs w:val="28"/>
          <w:u w:val="single"/>
        </w:rPr>
        <w:t>Keccak</w:t>
      </w:r>
      <w:proofErr w:type="spellEnd"/>
      <w:r>
        <w:rPr>
          <w:szCs w:val="24"/>
        </w:rPr>
        <w:t xml:space="preserve"> на основе логических операций и циклических сдвигов</w:t>
      </w:r>
      <w:r>
        <w:rPr>
          <w:szCs w:val="28"/>
        </w:rPr>
        <w:t>.</w:t>
      </w:r>
    </w:p>
    <w:p w14:paraId="02650953" w14:textId="77777777" w:rsidR="008258A5" w:rsidRPr="00BF692F" w:rsidRDefault="008258A5" w:rsidP="008258A5">
      <w:pPr>
        <w:numPr>
          <w:ilvl w:val="0"/>
          <w:numId w:val="3"/>
        </w:numPr>
        <w:ind w:left="851" w:hanging="851"/>
        <w:rPr>
          <w:szCs w:val="28"/>
        </w:rPr>
      </w:pPr>
      <w:r>
        <w:rPr>
          <w:szCs w:val="24"/>
        </w:rPr>
        <w:t>Разработать программное средство реализации данного метода или алгоритма.</w:t>
      </w:r>
    </w:p>
    <w:p w14:paraId="79237699" w14:textId="77777777" w:rsidR="008258A5" w:rsidRPr="006353A7" w:rsidRDefault="008258A5" w:rsidP="008258A5">
      <w:pPr>
        <w:numPr>
          <w:ilvl w:val="0"/>
          <w:numId w:val="3"/>
        </w:numPr>
        <w:ind w:left="851" w:hanging="851"/>
        <w:rPr>
          <w:szCs w:val="28"/>
        </w:rPr>
      </w:pPr>
      <w:r>
        <w:rPr>
          <w:szCs w:val="28"/>
        </w:rPr>
        <w:t>Составить руководство пользователя.</w:t>
      </w:r>
    </w:p>
    <w:p w14:paraId="6089D20B" w14:textId="77777777" w:rsidR="008258A5" w:rsidRPr="007340A7" w:rsidRDefault="008258A5" w:rsidP="008258A5">
      <w:pPr>
        <w:pStyle w:val="Default"/>
        <w:ind w:left="720"/>
        <w:rPr>
          <w:sz w:val="28"/>
          <w:szCs w:val="20"/>
        </w:rPr>
      </w:pPr>
    </w:p>
    <w:p w14:paraId="224BCBEF" w14:textId="77777777" w:rsidR="008258A5" w:rsidRDefault="008258A5" w:rsidP="008258A5">
      <w:pPr>
        <w:ind w:firstLine="360"/>
        <w:rPr>
          <w:b/>
          <w:szCs w:val="24"/>
        </w:rPr>
      </w:pPr>
      <w:r w:rsidRPr="002B1343">
        <w:rPr>
          <w:b/>
          <w:szCs w:val="24"/>
        </w:rPr>
        <w:t xml:space="preserve">2.2. </w:t>
      </w:r>
      <w:r>
        <w:rPr>
          <w:b/>
          <w:szCs w:val="24"/>
        </w:rPr>
        <w:t>Требования:</w:t>
      </w:r>
    </w:p>
    <w:p w14:paraId="50DB64CB" w14:textId="77777777" w:rsidR="008258A5" w:rsidRDefault="008258A5" w:rsidP="008258A5">
      <w:pPr>
        <w:numPr>
          <w:ilvl w:val="0"/>
          <w:numId w:val="3"/>
        </w:numPr>
        <w:ind w:left="851" w:hanging="851"/>
        <w:rPr>
          <w:szCs w:val="28"/>
        </w:rPr>
      </w:pPr>
      <w:r>
        <w:rPr>
          <w:szCs w:val="28"/>
        </w:rPr>
        <w:t>Необходимо провести а</w:t>
      </w:r>
      <w:r w:rsidRPr="002B1343">
        <w:rPr>
          <w:szCs w:val="28"/>
        </w:rPr>
        <w:t>налитический обзор литературы по теме проекта</w:t>
      </w:r>
    </w:p>
    <w:p w14:paraId="0BB698D7" w14:textId="77777777" w:rsidR="008258A5" w:rsidRDefault="008258A5" w:rsidP="008258A5">
      <w:pPr>
        <w:numPr>
          <w:ilvl w:val="0"/>
          <w:numId w:val="3"/>
        </w:numPr>
        <w:ind w:left="851" w:hanging="851"/>
        <w:rPr>
          <w:szCs w:val="28"/>
        </w:rPr>
      </w:pPr>
      <w:r>
        <w:rPr>
          <w:szCs w:val="28"/>
        </w:rPr>
        <w:t>Необходимо описать сферу применимости метода</w:t>
      </w:r>
    </w:p>
    <w:p w14:paraId="77122274" w14:textId="77777777" w:rsidR="008258A5" w:rsidRDefault="008258A5" w:rsidP="008258A5">
      <w:pPr>
        <w:numPr>
          <w:ilvl w:val="0"/>
          <w:numId w:val="3"/>
        </w:numPr>
        <w:ind w:left="851" w:hanging="851"/>
        <w:rPr>
          <w:szCs w:val="28"/>
        </w:rPr>
      </w:pPr>
      <w:r>
        <w:rPr>
          <w:szCs w:val="28"/>
        </w:rPr>
        <w:t>Программное средство может быть разработано на любом языке</w:t>
      </w:r>
    </w:p>
    <w:p w14:paraId="0DC0BEBE" w14:textId="77777777" w:rsidR="008258A5" w:rsidRDefault="008258A5" w:rsidP="008258A5">
      <w:pPr>
        <w:numPr>
          <w:ilvl w:val="0"/>
          <w:numId w:val="3"/>
        </w:numPr>
        <w:ind w:left="851" w:hanging="851"/>
        <w:rPr>
          <w:szCs w:val="28"/>
        </w:rPr>
      </w:pPr>
      <w:r>
        <w:rPr>
          <w:szCs w:val="28"/>
        </w:rPr>
        <w:t>Архитектура приложения выбирается разработчиком</w:t>
      </w:r>
    </w:p>
    <w:p w14:paraId="36624994" w14:textId="77777777" w:rsidR="008258A5" w:rsidRDefault="008258A5" w:rsidP="008258A5">
      <w:pPr>
        <w:numPr>
          <w:ilvl w:val="0"/>
          <w:numId w:val="3"/>
        </w:numPr>
        <w:ind w:left="851" w:hanging="851"/>
        <w:rPr>
          <w:szCs w:val="28"/>
        </w:rPr>
      </w:pPr>
      <w:r>
        <w:rPr>
          <w:szCs w:val="28"/>
        </w:rPr>
        <w:t xml:space="preserve">Листинги проекта </w:t>
      </w:r>
      <w:r w:rsidRPr="002B1343">
        <w:rPr>
          <w:szCs w:val="28"/>
        </w:rPr>
        <w:t xml:space="preserve">должны </w:t>
      </w:r>
      <w:r>
        <w:rPr>
          <w:szCs w:val="28"/>
        </w:rPr>
        <w:t>содержать</w:t>
      </w:r>
      <w:r w:rsidRPr="002B1343">
        <w:rPr>
          <w:szCs w:val="28"/>
        </w:rPr>
        <w:t xml:space="preserve"> комментарии</w:t>
      </w:r>
    </w:p>
    <w:p w14:paraId="73AD8256" w14:textId="77777777" w:rsidR="008258A5" w:rsidRPr="002B1343" w:rsidRDefault="008258A5" w:rsidP="008258A5">
      <w:pPr>
        <w:ind w:firstLine="0"/>
        <w:rPr>
          <w:szCs w:val="28"/>
        </w:rPr>
      </w:pPr>
      <w:r>
        <w:rPr>
          <w:szCs w:val="28"/>
        </w:rPr>
        <w:br w:type="page"/>
      </w:r>
      <w:r w:rsidRPr="002B1343">
        <w:rPr>
          <w:b/>
          <w:szCs w:val="24"/>
        </w:rPr>
        <w:lastRenderedPageBreak/>
        <w:t>3. Содержание расчетно-пояснительной записки</w:t>
      </w:r>
      <w:r>
        <w:rPr>
          <w:b/>
          <w:szCs w:val="24"/>
        </w:rPr>
        <w:t>:</w:t>
      </w:r>
    </w:p>
    <w:p w14:paraId="626E19B2" w14:textId="77777777" w:rsidR="008258A5" w:rsidRPr="002B1343" w:rsidRDefault="008258A5" w:rsidP="008258A5">
      <w:pPr>
        <w:numPr>
          <w:ilvl w:val="0"/>
          <w:numId w:val="2"/>
        </w:numPr>
        <w:ind w:hanging="720"/>
        <w:jc w:val="left"/>
        <w:rPr>
          <w:szCs w:val="28"/>
        </w:rPr>
      </w:pPr>
      <w:r w:rsidRPr="002B1343">
        <w:rPr>
          <w:szCs w:val="28"/>
        </w:rPr>
        <w:t>Введение</w:t>
      </w:r>
    </w:p>
    <w:p w14:paraId="34DCB6A1" w14:textId="77777777" w:rsidR="008258A5" w:rsidRDefault="008258A5" w:rsidP="008258A5">
      <w:pPr>
        <w:numPr>
          <w:ilvl w:val="0"/>
          <w:numId w:val="2"/>
        </w:numPr>
        <w:ind w:hanging="720"/>
        <w:jc w:val="left"/>
        <w:rPr>
          <w:szCs w:val="28"/>
        </w:rPr>
      </w:pPr>
      <w:r w:rsidRPr="005A374A">
        <w:rPr>
          <w:szCs w:val="28"/>
        </w:rPr>
        <w:t xml:space="preserve">Постановка задачи </w:t>
      </w:r>
    </w:p>
    <w:p w14:paraId="125706B9" w14:textId="77777777" w:rsidR="008258A5" w:rsidRPr="005A374A" w:rsidRDefault="008258A5" w:rsidP="008258A5">
      <w:pPr>
        <w:numPr>
          <w:ilvl w:val="0"/>
          <w:numId w:val="2"/>
        </w:numPr>
        <w:ind w:hanging="720"/>
        <w:jc w:val="left"/>
        <w:rPr>
          <w:szCs w:val="28"/>
        </w:rPr>
      </w:pPr>
      <w:r>
        <w:rPr>
          <w:szCs w:val="28"/>
        </w:rPr>
        <w:t>Описание метода</w:t>
      </w:r>
    </w:p>
    <w:p w14:paraId="2FA99E95" w14:textId="77777777" w:rsidR="008258A5" w:rsidRDefault="008258A5" w:rsidP="008258A5">
      <w:pPr>
        <w:numPr>
          <w:ilvl w:val="0"/>
          <w:numId w:val="2"/>
        </w:numPr>
        <w:ind w:hanging="720"/>
        <w:jc w:val="left"/>
        <w:rPr>
          <w:szCs w:val="28"/>
        </w:rPr>
      </w:pPr>
      <w:r>
        <w:rPr>
          <w:szCs w:val="28"/>
        </w:rPr>
        <w:t>Описание программного средства</w:t>
      </w:r>
    </w:p>
    <w:p w14:paraId="19357686" w14:textId="77777777" w:rsidR="008258A5" w:rsidRDefault="008258A5" w:rsidP="008258A5">
      <w:pPr>
        <w:numPr>
          <w:ilvl w:val="0"/>
          <w:numId w:val="2"/>
        </w:numPr>
        <w:ind w:hanging="720"/>
        <w:jc w:val="left"/>
        <w:rPr>
          <w:szCs w:val="28"/>
        </w:rPr>
      </w:pPr>
      <w:r w:rsidRPr="002B1343">
        <w:rPr>
          <w:szCs w:val="28"/>
        </w:rPr>
        <w:t>Тестирование</w:t>
      </w:r>
      <w:r>
        <w:rPr>
          <w:szCs w:val="28"/>
        </w:rPr>
        <w:t xml:space="preserve"> программного средства</w:t>
      </w:r>
    </w:p>
    <w:p w14:paraId="3310B597" w14:textId="77777777" w:rsidR="008258A5" w:rsidRPr="002B1343" w:rsidRDefault="008258A5" w:rsidP="008258A5">
      <w:pPr>
        <w:numPr>
          <w:ilvl w:val="0"/>
          <w:numId w:val="2"/>
        </w:numPr>
        <w:ind w:hanging="720"/>
        <w:jc w:val="left"/>
        <w:rPr>
          <w:szCs w:val="28"/>
        </w:rPr>
      </w:pPr>
      <w:r w:rsidRPr="005A374A">
        <w:rPr>
          <w:szCs w:val="28"/>
        </w:rPr>
        <w:t>Руководство</w:t>
      </w:r>
      <w:r>
        <w:rPr>
          <w:szCs w:val="28"/>
          <w:lang w:val="en-US"/>
        </w:rPr>
        <w:t xml:space="preserve"> </w:t>
      </w:r>
      <w:r w:rsidRPr="005A374A">
        <w:rPr>
          <w:szCs w:val="28"/>
        </w:rPr>
        <w:t>пользователя</w:t>
      </w:r>
    </w:p>
    <w:p w14:paraId="23134390" w14:textId="77777777" w:rsidR="008258A5" w:rsidRPr="002B1343" w:rsidRDefault="008258A5" w:rsidP="008258A5">
      <w:pPr>
        <w:numPr>
          <w:ilvl w:val="0"/>
          <w:numId w:val="2"/>
        </w:numPr>
        <w:ind w:hanging="720"/>
        <w:jc w:val="left"/>
        <w:rPr>
          <w:szCs w:val="28"/>
        </w:rPr>
      </w:pPr>
      <w:r w:rsidRPr="002B1343">
        <w:rPr>
          <w:szCs w:val="28"/>
        </w:rPr>
        <w:t>Заключение</w:t>
      </w:r>
    </w:p>
    <w:p w14:paraId="3513BFC2" w14:textId="77777777" w:rsidR="008258A5" w:rsidRPr="002B1343" w:rsidRDefault="008258A5" w:rsidP="008258A5">
      <w:pPr>
        <w:numPr>
          <w:ilvl w:val="0"/>
          <w:numId w:val="2"/>
        </w:numPr>
        <w:ind w:hanging="720"/>
        <w:jc w:val="left"/>
        <w:rPr>
          <w:szCs w:val="28"/>
        </w:rPr>
      </w:pPr>
      <w:r w:rsidRPr="002B1343">
        <w:rPr>
          <w:szCs w:val="28"/>
        </w:rPr>
        <w:t>Список используемых источников</w:t>
      </w:r>
    </w:p>
    <w:p w14:paraId="51B04427" w14:textId="77777777" w:rsidR="008258A5" w:rsidRDefault="008258A5" w:rsidP="008258A5">
      <w:pPr>
        <w:numPr>
          <w:ilvl w:val="0"/>
          <w:numId w:val="2"/>
        </w:numPr>
        <w:ind w:hanging="720"/>
        <w:jc w:val="left"/>
        <w:rPr>
          <w:szCs w:val="28"/>
        </w:rPr>
      </w:pPr>
      <w:r w:rsidRPr="002B1343">
        <w:rPr>
          <w:szCs w:val="28"/>
        </w:rPr>
        <w:t>Приложения</w:t>
      </w:r>
    </w:p>
    <w:p w14:paraId="72335B5D" w14:textId="77777777" w:rsidR="008258A5" w:rsidRDefault="008258A5" w:rsidP="008258A5">
      <w:pPr>
        <w:ind w:left="720" w:firstLine="0"/>
        <w:jc w:val="left"/>
        <w:rPr>
          <w:szCs w:val="28"/>
        </w:rPr>
      </w:pPr>
    </w:p>
    <w:p w14:paraId="3744FEC3" w14:textId="77777777" w:rsidR="008258A5" w:rsidRPr="002B1343" w:rsidRDefault="008258A5" w:rsidP="008258A5">
      <w:pPr>
        <w:ind w:firstLine="0"/>
        <w:outlineLvl w:val="0"/>
        <w:rPr>
          <w:b/>
          <w:szCs w:val="24"/>
        </w:rPr>
      </w:pPr>
      <w:r w:rsidRPr="002B1343">
        <w:rPr>
          <w:b/>
          <w:szCs w:val="24"/>
        </w:rPr>
        <w:t>4.</w:t>
      </w:r>
      <w:r>
        <w:rPr>
          <w:b/>
          <w:szCs w:val="24"/>
        </w:rPr>
        <w:t xml:space="preserve"> Форма представления выполненного курсового</w:t>
      </w:r>
      <w:r w:rsidRPr="002B1343">
        <w:rPr>
          <w:b/>
          <w:szCs w:val="24"/>
        </w:rPr>
        <w:t xml:space="preserve"> </w:t>
      </w:r>
      <w:r>
        <w:rPr>
          <w:b/>
          <w:szCs w:val="24"/>
        </w:rPr>
        <w:t>проекта</w:t>
      </w:r>
      <w:r w:rsidRPr="002B1343">
        <w:rPr>
          <w:b/>
          <w:szCs w:val="24"/>
        </w:rPr>
        <w:t>:</w:t>
      </w:r>
    </w:p>
    <w:p w14:paraId="6CEE61F8" w14:textId="77777777" w:rsidR="008258A5" w:rsidRDefault="008258A5" w:rsidP="008258A5">
      <w:pPr>
        <w:numPr>
          <w:ilvl w:val="1"/>
          <w:numId w:val="1"/>
        </w:numPr>
        <w:tabs>
          <w:tab w:val="clear" w:pos="567"/>
        </w:tabs>
        <w:ind w:left="851" w:hanging="737"/>
        <w:rPr>
          <w:szCs w:val="28"/>
        </w:rPr>
      </w:pPr>
      <w:r w:rsidRPr="002B1343">
        <w:rPr>
          <w:szCs w:val="28"/>
        </w:rPr>
        <w:t>Теоретическая часть курсового проекта должн</w:t>
      </w:r>
      <w:r>
        <w:rPr>
          <w:szCs w:val="28"/>
        </w:rPr>
        <w:t>а</w:t>
      </w:r>
      <w:r w:rsidRPr="002B1343">
        <w:rPr>
          <w:szCs w:val="28"/>
        </w:rPr>
        <w:t xml:space="preserve"> быть представлен</w:t>
      </w:r>
      <w:r>
        <w:rPr>
          <w:szCs w:val="28"/>
        </w:rPr>
        <w:t>а</w:t>
      </w:r>
      <w:r w:rsidRPr="002B1343">
        <w:rPr>
          <w:szCs w:val="28"/>
        </w:rPr>
        <w:t xml:space="preserve"> в формате </w:t>
      </w:r>
      <w:r w:rsidRPr="002B1343">
        <w:rPr>
          <w:szCs w:val="28"/>
          <w:lang w:val="en-US"/>
        </w:rPr>
        <w:t>MS</w:t>
      </w:r>
      <w:r w:rsidRPr="002B1343">
        <w:rPr>
          <w:szCs w:val="28"/>
        </w:rPr>
        <w:t xml:space="preserve"> </w:t>
      </w:r>
      <w:r w:rsidRPr="002B1343">
        <w:rPr>
          <w:szCs w:val="28"/>
          <w:lang w:val="en-US"/>
        </w:rPr>
        <w:t>Word</w:t>
      </w:r>
      <w:r w:rsidRPr="002B1343">
        <w:rPr>
          <w:szCs w:val="28"/>
        </w:rPr>
        <w:t xml:space="preserve">. </w:t>
      </w:r>
    </w:p>
    <w:p w14:paraId="10314CDA" w14:textId="77777777" w:rsidR="008258A5" w:rsidRPr="002B1343" w:rsidRDefault="008258A5" w:rsidP="008258A5">
      <w:pPr>
        <w:numPr>
          <w:ilvl w:val="1"/>
          <w:numId w:val="1"/>
        </w:numPr>
        <w:ind w:left="851" w:hanging="737"/>
        <w:rPr>
          <w:szCs w:val="28"/>
        </w:rPr>
      </w:pPr>
      <w:r w:rsidRPr="002B1343">
        <w:rPr>
          <w:szCs w:val="28"/>
        </w:rPr>
        <w:t>Оформление записки должно быть согласно правилам.</w:t>
      </w:r>
    </w:p>
    <w:p w14:paraId="4E5DEE15" w14:textId="77777777" w:rsidR="008258A5" w:rsidRPr="002B1343" w:rsidRDefault="008258A5" w:rsidP="008258A5">
      <w:pPr>
        <w:numPr>
          <w:ilvl w:val="1"/>
          <w:numId w:val="1"/>
        </w:numPr>
        <w:ind w:left="851" w:hanging="737"/>
        <w:rPr>
          <w:szCs w:val="28"/>
        </w:rPr>
      </w:pPr>
      <w:r w:rsidRPr="002B1343">
        <w:rPr>
          <w:szCs w:val="28"/>
        </w:rPr>
        <w:t xml:space="preserve">Необходимые схемы, диаграммы и рисунки допускается делать в </w:t>
      </w:r>
      <w:r w:rsidRPr="002B1343">
        <w:rPr>
          <w:szCs w:val="28"/>
          <w:lang w:val="en-US"/>
        </w:rPr>
        <w:t>MS</w:t>
      </w:r>
      <w:r w:rsidRPr="002B1343">
        <w:rPr>
          <w:szCs w:val="28"/>
        </w:rPr>
        <w:t xml:space="preserve"> </w:t>
      </w:r>
      <w:r w:rsidRPr="002B1343">
        <w:rPr>
          <w:szCs w:val="28"/>
          <w:lang w:val="en-US"/>
        </w:rPr>
        <w:t>Office</w:t>
      </w:r>
      <w:r w:rsidRPr="002B1343">
        <w:rPr>
          <w:szCs w:val="28"/>
        </w:rPr>
        <w:t xml:space="preserve"> </w:t>
      </w:r>
      <w:r w:rsidRPr="002B1343">
        <w:rPr>
          <w:szCs w:val="28"/>
          <w:lang w:val="en-US"/>
        </w:rPr>
        <w:t>Visio</w:t>
      </w:r>
      <w:r w:rsidRPr="002B1343">
        <w:rPr>
          <w:szCs w:val="28"/>
        </w:rPr>
        <w:t xml:space="preserve"> или копии экрана (интерфейс).</w:t>
      </w:r>
    </w:p>
    <w:p w14:paraId="04837FE3" w14:textId="77777777" w:rsidR="008258A5" w:rsidRPr="002B1343" w:rsidRDefault="008258A5" w:rsidP="008258A5">
      <w:pPr>
        <w:numPr>
          <w:ilvl w:val="1"/>
          <w:numId w:val="1"/>
        </w:numPr>
        <w:ind w:left="851" w:hanging="737"/>
        <w:rPr>
          <w:szCs w:val="28"/>
        </w:rPr>
      </w:pPr>
      <w:r>
        <w:rPr>
          <w:szCs w:val="28"/>
        </w:rPr>
        <w:t>Полные л</w:t>
      </w:r>
      <w:r w:rsidRPr="002B1343">
        <w:rPr>
          <w:szCs w:val="28"/>
        </w:rPr>
        <w:t xml:space="preserve">истинги </w:t>
      </w:r>
      <w:r>
        <w:rPr>
          <w:szCs w:val="28"/>
        </w:rPr>
        <w:t xml:space="preserve">проекта </w:t>
      </w:r>
      <w:r w:rsidRPr="002B1343">
        <w:rPr>
          <w:szCs w:val="28"/>
        </w:rPr>
        <w:t>представляются в приложении.</w:t>
      </w:r>
    </w:p>
    <w:p w14:paraId="43CDDC4A" w14:textId="77777777" w:rsidR="008258A5" w:rsidRDefault="008258A5" w:rsidP="008258A5">
      <w:pPr>
        <w:numPr>
          <w:ilvl w:val="1"/>
          <w:numId w:val="1"/>
        </w:numPr>
        <w:ind w:left="851" w:hanging="737"/>
        <w:rPr>
          <w:szCs w:val="28"/>
        </w:rPr>
      </w:pPr>
      <w:r w:rsidRPr="002B1343">
        <w:rPr>
          <w:szCs w:val="28"/>
        </w:rPr>
        <w:t xml:space="preserve">К записке необходимо приложить CD (DVD), который должен содержать: пояснительную записку, листинги и </w:t>
      </w:r>
      <w:r>
        <w:rPr>
          <w:szCs w:val="28"/>
        </w:rPr>
        <w:t>файлы базы данных.</w:t>
      </w:r>
    </w:p>
    <w:p w14:paraId="4B88DEE5" w14:textId="77777777" w:rsidR="008258A5" w:rsidRPr="000663AD" w:rsidRDefault="008258A5" w:rsidP="008258A5">
      <w:pPr>
        <w:pStyle w:val="Heading4"/>
        <w:spacing w:after="120"/>
        <w:ind w:firstLine="0"/>
        <w:jc w:val="center"/>
        <w:rPr>
          <w:rFonts w:ascii="Times New Roman" w:hAnsi="Times New Roman"/>
          <w:i w:val="0"/>
          <w:color w:val="auto"/>
          <w:szCs w:val="28"/>
        </w:rPr>
      </w:pPr>
      <w:proofErr w:type="spellStart"/>
      <w:r w:rsidRPr="000663AD">
        <w:rPr>
          <w:rFonts w:ascii="Times New Roman" w:hAnsi="Times New Roman"/>
          <w:i w:val="0"/>
          <w:color w:val="auto"/>
          <w:szCs w:val="28"/>
        </w:rPr>
        <w:t>Календарный</w:t>
      </w:r>
      <w:proofErr w:type="spellEnd"/>
      <w:r w:rsidRPr="000663AD">
        <w:rPr>
          <w:rFonts w:ascii="Times New Roman" w:hAnsi="Times New Roman"/>
          <w:i w:val="0"/>
          <w:color w:val="auto"/>
          <w:szCs w:val="28"/>
        </w:rPr>
        <w:t xml:space="preserve"> </w:t>
      </w:r>
      <w:proofErr w:type="spellStart"/>
      <w:r w:rsidRPr="000663AD">
        <w:rPr>
          <w:rFonts w:ascii="Times New Roman" w:hAnsi="Times New Roman"/>
          <w:i w:val="0"/>
          <w:color w:val="auto"/>
          <w:szCs w:val="28"/>
        </w:rPr>
        <w:t>план</w:t>
      </w:r>
      <w:proofErr w:type="spellEnd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676"/>
        <w:gridCol w:w="5635"/>
        <w:gridCol w:w="2282"/>
        <w:gridCol w:w="1596"/>
      </w:tblGrid>
      <w:tr w:rsidR="008258A5" w:rsidRPr="002B1343" w14:paraId="374414AF" w14:textId="77777777" w:rsidTr="00EE1ED1">
        <w:trPr>
          <w:trHeight w:val="480"/>
        </w:trPr>
        <w:tc>
          <w:tcPr>
            <w:tcW w:w="332" w:type="pct"/>
            <w:vAlign w:val="center"/>
          </w:tcPr>
          <w:p w14:paraId="5CDBD321" w14:textId="77777777" w:rsidR="008258A5" w:rsidRPr="002B1343" w:rsidRDefault="008258A5" w:rsidP="00EE1ED1">
            <w:pPr>
              <w:spacing w:before="40"/>
              <w:ind w:left="-40" w:right="-40" w:firstLine="0"/>
              <w:jc w:val="center"/>
              <w:rPr>
                <w:szCs w:val="28"/>
              </w:rPr>
            </w:pPr>
            <w:r w:rsidRPr="002B1343">
              <w:rPr>
                <w:szCs w:val="28"/>
              </w:rPr>
              <w:t>№</w:t>
            </w:r>
          </w:p>
          <w:p w14:paraId="783F6DF4" w14:textId="77777777" w:rsidR="008258A5" w:rsidRPr="002B1343" w:rsidRDefault="008258A5" w:rsidP="00EE1ED1">
            <w:pPr>
              <w:spacing w:before="40"/>
              <w:ind w:left="-40" w:right="-40" w:firstLine="0"/>
              <w:jc w:val="center"/>
              <w:rPr>
                <w:szCs w:val="28"/>
              </w:rPr>
            </w:pPr>
            <w:r w:rsidRPr="002B1343">
              <w:rPr>
                <w:szCs w:val="28"/>
              </w:rPr>
              <w:t>п/п</w:t>
            </w:r>
          </w:p>
        </w:tc>
        <w:tc>
          <w:tcPr>
            <w:tcW w:w="2765" w:type="pct"/>
            <w:vAlign w:val="center"/>
          </w:tcPr>
          <w:p w14:paraId="346A2918" w14:textId="77777777" w:rsidR="008258A5" w:rsidRPr="002B1343" w:rsidRDefault="008258A5" w:rsidP="00EE1ED1">
            <w:pPr>
              <w:spacing w:before="40"/>
              <w:ind w:left="-40" w:right="-40" w:firstLine="0"/>
              <w:rPr>
                <w:szCs w:val="28"/>
              </w:rPr>
            </w:pPr>
            <w:r w:rsidRPr="002B1343">
              <w:rPr>
                <w:szCs w:val="28"/>
              </w:rPr>
              <w:t>Наименование этапов курсового проекта</w:t>
            </w:r>
          </w:p>
        </w:tc>
        <w:tc>
          <w:tcPr>
            <w:tcW w:w="1120" w:type="pct"/>
            <w:vAlign w:val="center"/>
          </w:tcPr>
          <w:p w14:paraId="67B75682" w14:textId="77777777" w:rsidR="008258A5" w:rsidRPr="002B1343" w:rsidRDefault="008258A5" w:rsidP="00EE1ED1">
            <w:pPr>
              <w:spacing w:before="40"/>
              <w:ind w:firstLine="0"/>
              <w:jc w:val="center"/>
              <w:rPr>
                <w:szCs w:val="28"/>
              </w:rPr>
            </w:pPr>
            <w:r w:rsidRPr="002B1343">
              <w:rPr>
                <w:szCs w:val="28"/>
              </w:rPr>
              <w:t>Срок выполнения этапов проекта</w:t>
            </w:r>
          </w:p>
        </w:tc>
        <w:tc>
          <w:tcPr>
            <w:tcW w:w="783" w:type="pct"/>
            <w:vAlign w:val="center"/>
          </w:tcPr>
          <w:p w14:paraId="7F7E9C6E" w14:textId="77777777" w:rsidR="008258A5" w:rsidRPr="002B1343" w:rsidRDefault="008258A5" w:rsidP="00EE1ED1">
            <w:pPr>
              <w:spacing w:before="40"/>
              <w:ind w:firstLine="0"/>
              <w:jc w:val="center"/>
              <w:rPr>
                <w:szCs w:val="28"/>
              </w:rPr>
            </w:pPr>
            <w:r w:rsidRPr="002B1343">
              <w:rPr>
                <w:szCs w:val="28"/>
              </w:rPr>
              <w:t>Примечание</w:t>
            </w:r>
          </w:p>
        </w:tc>
      </w:tr>
      <w:tr w:rsidR="008258A5" w:rsidRPr="002B1343" w14:paraId="0A44DF96" w14:textId="77777777" w:rsidTr="00EE1ED1">
        <w:trPr>
          <w:trHeight w:val="300"/>
        </w:trPr>
        <w:tc>
          <w:tcPr>
            <w:tcW w:w="332" w:type="pct"/>
            <w:vAlign w:val="center"/>
          </w:tcPr>
          <w:p w14:paraId="49DA46A1" w14:textId="77777777" w:rsidR="008258A5" w:rsidRPr="002B1343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 w:rsidRPr="002B1343">
              <w:rPr>
                <w:szCs w:val="28"/>
              </w:rPr>
              <w:t>1</w:t>
            </w:r>
          </w:p>
        </w:tc>
        <w:tc>
          <w:tcPr>
            <w:tcW w:w="2765" w:type="pct"/>
            <w:vAlign w:val="center"/>
          </w:tcPr>
          <w:p w14:paraId="55D46C26" w14:textId="77777777" w:rsidR="008258A5" w:rsidRPr="002B1343" w:rsidRDefault="008258A5" w:rsidP="00EE1ED1">
            <w:pPr>
              <w:ind w:firstLine="0"/>
              <w:jc w:val="left"/>
              <w:rPr>
                <w:szCs w:val="28"/>
              </w:rPr>
            </w:pPr>
            <w:r w:rsidRPr="002B1343">
              <w:rPr>
                <w:szCs w:val="28"/>
              </w:rPr>
              <w:t>Введение</w:t>
            </w:r>
          </w:p>
        </w:tc>
        <w:tc>
          <w:tcPr>
            <w:tcW w:w="1120" w:type="pct"/>
            <w:vAlign w:val="center"/>
          </w:tcPr>
          <w:p w14:paraId="5145C997" w14:textId="77777777" w:rsidR="008258A5" w:rsidRPr="005B4635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24.02.2023</w:t>
            </w:r>
          </w:p>
        </w:tc>
        <w:tc>
          <w:tcPr>
            <w:tcW w:w="783" w:type="pct"/>
          </w:tcPr>
          <w:p w14:paraId="7D53933F" w14:textId="77777777" w:rsidR="008258A5" w:rsidRPr="002B1343" w:rsidRDefault="008258A5" w:rsidP="00EE1ED1">
            <w:pPr>
              <w:spacing w:before="20"/>
              <w:ind w:firstLine="0"/>
              <w:rPr>
                <w:szCs w:val="28"/>
              </w:rPr>
            </w:pPr>
          </w:p>
        </w:tc>
      </w:tr>
      <w:tr w:rsidR="008258A5" w:rsidRPr="002B1343" w14:paraId="7300C02E" w14:textId="77777777" w:rsidTr="00EE1ED1">
        <w:trPr>
          <w:trHeight w:val="320"/>
        </w:trPr>
        <w:tc>
          <w:tcPr>
            <w:tcW w:w="332" w:type="pct"/>
            <w:vAlign w:val="center"/>
          </w:tcPr>
          <w:p w14:paraId="0F422F2C" w14:textId="77777777" w:rsidR="008258A5" w:rsidRPr="002B1343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 w:rsidRPr="002B1343">
              <w:rPr>
                <w:szCs w:val="28"/>
              </w:rPr>
              <w:t>2</w:t>
            </w:r>
          </w:p>
        </w:tc>
        <w:tc>
          <w:tcPr>
            <w:tcW w:w="2765" w:type="pct"/>
            <w:vAlign w:val="center"/>
          </w:tcPr>
          <w:p w14:paraId="79186EDE" w14:textId="77777777" w:rsidR="008258A5" w:rsidRPr="002B1343" w:rsidRDefault="008258A5" w:rsidP="00EE1ED1">
            <w:pPr>
              <w:ind w:firstLine="0"/>
              <w:rPr>
                <w:szCs w:val="28"/>
              </w:rPr>
            </w:pPr>
            <w:r w:rsidRPr="002B1343">
              <w:rPr>
                <w:szCs w:val="28"/>
              </w:rPr>
              <w:t>Аналитический обзор литературы по теме проекта</w:t>
            </w:r>
          </w:p>
        </w:tc>
        <w:tc>
          <w:tcPr>
            <w:tcW w:w="1120" w:type="pct"/>
            <w:vAlign w:val="center"/>
          </w:tcPr>
          <w:p w14:paraId="39622A38" w14:textId="77777777" w:rsidR="008258A5" w:rsidRPr="005B4635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10.03.2023</w:t>
            </w:r>
          </w:p>
        </w:tc>
        <w:tc>
          <w:tcPr>
            <w:tcW w:w="783" w:type="pct"/>
          </w:tcPr>
          <w:p w14:paraId="05FA6BA8" w14:textId="77777777" w:rsidR="008258A5" w:rsidRPr="002B1343" w:rsidRDefault="008258A5" w:rsidP="00EE1ED1">
            <w:pPr>
              <w:spacing w:before="20"/>
              <w:ind w:firstLine="0"/>
              <w:rPr>
                <w:szCs w:val="28"/>
              </w:rPr>
            </w:pPr>
          </w:p>
        </w:tc>
      </w:tr>
      <w:tr w:rsidR="008258A5" w:rsidRPr="002B1343" w14:paraId="0B3AAC7B" w14:textId="77777777" w:rsidTr="00EE1ED1">
        <w:trPr>
          <w:trHeight w:val="300"/>
        </w:trPr>
        <w:tc>
          <w:tcPr>
            <w:tcW w:w="332" w:type="pct"/>
            <w:vAlign w:val="center"/>
          </w:tcPr>
          <w:p w14:paraId="7ED98EBB" w14:textId="77777777" w:rsidR="008258A5" w:rsidRPr="002B1343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 w:rsidRPr="002B1343">
              <w:rPr>
                <w:szCs w:val="28"/>
              </w:rPr>
              <w:t>3</w:t>
            </w:r>
          </w:p>
        </w:tc>
        <w:tc>
          <w:tcPr>
            <w:tcW w:w="2765" w:type="pct"/>
            <w:vAlign w:val="center"/>
          </w:tcPr>
          <w:p w14:paraId="7B459D08" w14:textId="77777777" w:rsidR="008258A5" w:rsidRPr="002B1343" w:rsidRDefault="008258A5" w:rsidP="00EE1ED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Разработка метода</w:t>
            </w:r>
            <w:r w:rsidRPr="002B1343">
              <w:rPr>
                <w:szCs w:val="28"/>
              </w:rPr>
              <w:t xml:space="preserve"> </w:t>
            </w:r>
          </w:p>
        </w:tc>
        <w:tc>
          <w:tcPr>
            <w:tcW w:w="1120" w:type="pct"/>
            <w:vAlign w:val="center"/>
          </w:tcPr>
          <w:p w14:paraId="38A63AE9" w14:textId="77777777" w:rsidR="008258A5" w:rsidRPr="005B4635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24.03.2023</w:t>
            </w:r>
          </w:p>
        </w:tc>
        <w:tc>
          <w:tcPr>
            <w:tcW w:w="783" w:type="pct"/>
          </w:tcPr>
          <w:p w14:paraId="5C2ED1FD" w14:textId="77777777" w:rsidR="008258A5" w:rsidRPr="002B1343" w:rsidRDefault="008258A5" w:rsidP="00EE1ED1">
            <w:pPr>
              <w:spacing w:before="20"/>
              <w:ind w:firstLine="0"/>
              <w:rPr>
                <w:szCs w:val="28"/>
              </w:rPr>
            </w:pPr>
          </w:p>
        </w:tc>
      </w:tr>
      <w:tr w:rsidR="008258A5" w:rsidRPr="002B1343" w14:paraId="2039B117" w14:textId="77777777" w:rsidTr="00EE1ED1">
        <w:trPr>
          <w:trHeight w:val="300"/>
        </w:trPr>
        <w:tc>
          <w:tcPr>
            <w:tcW w:w="332" w:type="pct"/>
            <w:vAlign w:val="center"/>
          </w:tcPr>
          <w:p w14:paraId="64F7AECB" w14:textId="77777777" w:rsidR="008258A5" w:rsidRPr="002B1343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765" w:type="pct"/>
            <w:vAlign w:val="center"/>
          </w:tcPr>
          <w:p w14:paraId="0CF97FDC" w14:textId="77777777" w:rsidR="008258A5" w:rsidRPr="002B1343" w:rsidRDefault="008258A5" w:rsidP="00EE1ED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Разработка прототипа программного средства</w:t>
            </w:r>
          </w:p>
        </w:tc>
        <w:tc>
          <w:tcPr>
            <w:tcW w:w="1120" w:type="pct"/>
            <w:vAlign w:val="center"/>
          </w:tcPr>
          <w:p w14:paraId="5AAAD3CB" w14:textId="77777777" w:rsidR="008258A5" w:rsidRPr="005B4635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07.04.2023</w:t>
            </w:r>
          </w:p>
        </w:tc>
        <w:tc>
          <w:tcPr>
            <w:tcW w:w="783" w:type="pct"/>
          </w:tcPr>
          <w:p w14:paraId="668BE76A" w14:textId="77777777" w:rsidR="008258A5" w:rsidRPr="002B1343" w:rsidRDefault="008258A5" w:rsidP="00EE1ED1">
            <w:pPr>
              <w:spacing w:before="20"/>
              <w:ind w:firstLine="0"/>
              <w:rPr>
                <w:szCs w:val="28"/>
              </w:rPr>
            </w:pPr>
          </w:p>
        </w:tc>
      </w:tr>
      <w:tr w:rsidR="008258A5" w:rsidRPr="002B1343" w14:paraId="250D383D" w14:textId="77777777" w:rsidTr="00EE1ED1">
        <w:trPr>
          <w:trHeight w:val="300"/>
        </w:trPr>
        <w:tc>
          <w:tcPr>
            <w:tcW w:w="332" w:type="pct"/>
            <w:vAlign w:val="center"/>
          </w:tcPr>
          <w:p w14:paraId="604B8231" w14:textId="77777777" w:rsidR="008258A5" w:rsidRPr="002B1343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 w:rsidRPr="002B1343">
              <w:rPr>
                <w:szCs w:val="28"/>
              </w:rPr>
              <w:t>5</w:t>
            </w:r>
          </w:p>
        </w:tc>
        <w:tc>
          <w:tcPr>
            <w:tcW w:w="2765" w:type="pct"/>
            <w:vAlign w:val="center"/>
          </w:tcPr>
          <w:p w14:paraId="4BCE6C8A" w14:textId="77777777" w:rsidR="008258A5" w:rsidRPr="002B1343" w:rsidRDefault="008258A5" w:rsidP="00EE1ED1">
            <w:pPr>
              <w:tabs>
                <w:tab w:val="left" w:pos="9356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Разработка программного средства</w:t>
            </w:r>
          </w:p>
        </w:tc>
        <w:tc>
          <w:tcPr>
            <w:tcW w:w="1120" w:type="pct"/>
            <w:vAlign w:val="center"/>
          </w:tcPr>
          <w:p w14:paraId="4926C2B3" w14:textId="77777777" w:rsidR="008258A5" w:rsidRPr="005B4635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14.04.2023</w:t>
            </w:r>
          </w:p>
        </w:tc>
        <w:tc>
          <w:tcPr>
            <w:tcW w:w="783" w:type="pct"/>
          </w:tcPr>
          <w:p w14:paraId="6F081B53" w14:textId="77777777" w:rsidR="008258A5" w:rsidRPr="002B1343" w:rsidRDefault="008258A5" w:rsidP="00EE1ED1">
            <w:pPr>
              <w:spacing w:before="20"/>
              <w:ind w:firstLine="0"/>
              <w:rPr>
                <w:szCs w:val="28"/>
              </w:rPr>
            </w:pPr>
          </w:p>
        </w:tc>
      </w:tr>
      <w:tr w:rsidR="008258A5" w:rsidRPr="002B1343" w14:paraId="320D9C24" w14:textId="77777777" w:rsidTr="00EE1ED1">
        <w:trPr>
          <w:trHeight w:val="300"/>
        </w:trPr>
        <w:tc>
          <w:tcPr>
            <w:tcW w:w="332" w:type="pct"/>
            <w:vAlign w:val="center"/>
          </w:tcPr>
          <w:p w14:paraId="07334405" w14:textId="77777777" w:rsidR="008258A5" w:rsidRPr="002B1343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2765" w:type="pct"/>
            <w:vAlign w:val="center"/>
          </w:tcPr>
          <w:p w14:paraId="54C52EB6" w14:textId="77777777" w:rsidR="008258A5" w:rsidRDefault="008258A5" w:rsidP="00EE1ED1">
            <w:pPr>
              <w:tabs>
                <w:tab w:val="left" w:pos="9356"/>
              </w:tabs>
              <w:ind w:firstLine="0"/>
              <w:rPr>
                <w:szCs w:val="28"/>
              </w:rPr>
            </w:pPr>
            <w:r w:rsidRPr="002B1343">
              <w:rPr>
                <w:szCs w:val="28"/>
              </w:rPr>
              <w:t>Тестировани</w:t>
            </w:r>
            <w:r>
              <w:rPr>
                <w:szCs w:val="28"/>
              </w:rPr>
              <w:t>е</w:t>
            </w:r>
            <w:r w:rsidRPr="002B1343">
              <w:rPr>
                <w:szCs w:val="28"/>
              </w:rPr>
              <w:t xml:space="preserve"> </w:t>
            </w:r>
            <w:r>
              <w:rPr>
                <w:szCs w:val="28"/>
              </w:rPr>
              <w:t>программного средства</w:t>
            </w:r>
          </w:p>
        </w:tc>
        <w:tc>
          <w:tcPr>
            <w:tcW w:w="1120" w:type="pct"/>
            <w:vAlign w:val="center"/>
          </w:tcPr>
          <w:p w14:paraId="2B9DCD1E" w14:textId="77777777" w:rsidR="008258A5" w:rsidRPr="005B4635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28.04.2023</w:t>
            </w:r>
          </w:p>
        </w:tc>
        <w:tc>
          <w:tcPr>
            <w:tcW w:w="783" w:type="pct"/>
          </w:tcPr>
          <w:p w14:paraId="5FD2B8EF" w14:textId="77777777" w:rsidR="008258A5" w:rsidRPr="002B1343" w:rsidRDefault="008258A5" w:rsidP="00EE1ED1">
            <w:pPr>
              <w:spacing w:before="20"/>
              <w:ind w:firstLine="0"/>
              <w:rPr>
                <w:szCs w:val="28"/>
              </w:rPr>
            </w:pPr>
          </w:p>
        </w:tc>
      </w:tr>
      <w:tr w:rsidR="008258A5" w:rsidRPr="002B1343" w14:paraId="412FA094" w14:textId="77777777" w:rsidTr="00EE1ED1">
        <w:trPr>
          <w:trHeight w:val="65"/>
        </w:trPr>
        <w:tc>
          <w:tcPr>
            <w:tcW w:w="332" w:type="pct"/>
            <w:vAlign w:val="center"/>
          </w:tcPr>
          <w:p w14:paraId="4F2BD975" w14:textId="77777777" w:rsidR="008258A5" w:rsidRPr="002B1343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2765" w:type="pct"/>
            <w:vAlign w:val="center"/>
          </w:tcPr>
          <w:p w14:paraId="6042492D" w14:textId="77777777" w:rsidR="008258A5" w:rsidRPr="002B1343" w:rsidRDefault="008258A5" w:rsidP="00EE1ED1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Написание руководства пользователя</w:t>
            </w:r>
          </w:p>
        </w:tc>
        <w:tc>
          <w:tcPr>
            <w:tcW w:w="1120" w:type="pct"/>
            <w:vAlign w:val="center"/>
          </w:tcPr>
          <w:p w14:paraId="69FE1DDC" w14:textId="77777777" w:rsidR="008258A5" w:rsidRPr="005B4635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02.05.2023</w:t>
            </w:r>
          </w:p>
        </w:tc>
        <w:tc>
          <w:tcPr>
            <w:tcW w:w="783" w:type="pct"/>
          </w:tcPr>
          <w:p w14:paraId="54CC6AF2" w14:textId="77777777" w:rsidR="008258A5" w:rsidRPr="002B1343" w:rsidRDefault="008258A5" w:rsidP="00EE1ED1">
            <w:pPr>
              <w:spacing w:before="20"/>
              <w:ind w:firstLine="0"/>
              <w:rPr>
                <w:szCs w:val="28"/>
              </w:rPr>
            </w:pPr>
          </w:p>
        </w:tc>
      </w:tr>
      <w:tr w:rsidR="008258A5" w:rsidRPr="002B1343" w14:paraId="625776A6" w14:textId="77777777" w:rsidTr="00EE1ED1">
        <w:trPr>
          <w:trHeight w:val="340"/>
        </w:trPr>
        <w:tc>
          <w:tcPr>
            <w:tcW w:w="332" w:type="pct"/>
            <w:vAlign w:val="center"/>
          </w:tcPr>
          <w:p w14:paraId="5B301F5C" w14:textId="77777777" w:rsidR="008258A5" w:rsidRPr="002B1343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2765" w:type="pct"/>
            <w:vAlign w:val="center"/>
          </w:tcPr>
          <w:p w14:paraId="60300534" w14:textId="77777777" w:rsidR="008258A5" w:rsidRPr="002B1343" w:rsidRDefault="008258A5" w:rsidP="00EE1ED1">
            <w:pPr>
              <w:ind w:firstLine="0"/>
              <w:jc w:val="left"/>
              <w:rPr>
                <w:szCs w:val="28"/>
              </w:rPr>
            </w:pPr>
            <w:r w:rsidRPr="002B1343">
              <w:rPr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120" w:type="pct"/>
            <w:vAlign w:val="center"/>
          </w:tcPr>
          <w:p w14:paraId="2D44949A" w14:textId="77777777" w:rsidR="008258A5" w:rsidRPr="005B4635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05.05.2023</w:t>
            </w:r>
          </w:p>
        </w:tc>
        <w:tc>
          <w:tcPr>
            <w:tcW w:w="783" w:type="pct"/>
          </w:tcPr>
          <w:p w14:paraId="3B05A353" w14:textId="77777777" w:rsidR="008258A5" w:rsidRPr="002B1343" w:rsidRDefault="008258A5" w:rsidP="00EE1ED1">
            <w:pPr>
              <w:spacing w:before="20"/>
              <w:ind w:firstLine="0"/>
              <w:rPr>
                <w:szCs w:val="28"/>
              </w:rPr>
            </w:pPr>
          </w:p>
        </w:tc>
      </w:tr>
      <w:tr w:rsidR="008258A5" w:rsidRPr="002B1343" w14:paraId="4E9CD710" w14:textId="77777777" w:rsidTr="00EE1ED1">
        <w:trPr>
          <w:trHeight w:val="340"/>
        </w:trPr>
        <w:tc>
          <w:tcPr>
            <w:tcW w:w="332" w:type="pct"/>
            <w:vAlign w:val="center"/>
          </w:tcPr>
          <w:p w14:paraId="506FB3CB" w14:textId="77777777" w:rsidR="008258A5" w:rsidRPr="002B1343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2765" w:type="pct"/>
            <w:vAlign w:val="center"/>
          </w:tcPr>
          <w:p w14:paraId="68514564" w14:textId="77777777" w:rsidR="008258A5" w:rsidRPr="002B1343" w:rsidRDefault="008258A5" w:rsidP="00EE1ED1">
            <w:pPr>
              <w:ind w:firstLine="0"/>
              <w:jc w:val="left"/>
              <w:rPr>
                <w:szCs w:val="28"/>
              </w:rPr>
            </w:pPr>
            <w:r w:rsidRPr="002B1343">
              <w:rPr>
                <w:szCs w:val="28"/>
              </w:rPr>
              <w:t>Сдача проекта</w:t>
            </w:r>
          </w:p>
        </w:tc>
        <w:tc>
          <w:tcPr>
            <w:tcW w:w="1120" w:type="pct"/>
            <w:vAlign w:val="center"/>
          </w:tcPr>
          <w:p w14:paraId="10DFF495" w14:textId="77777777" w:rsidR="008258A5" w:rsidRPr="005B4635" w:rsidRDefault="008258A5" w:rsidP="00EE1ED1">
            <w:pPr>
              <w:spacing w:before="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10.05.2023</w:t>
            </w:r>
          </w:p>
        </w:tc>
        <w:tc>
          <w:tcPr>
            <w:tcW w:w="783" w:type="pct"/>
          </w:tcPr>
          <w:p w14:paraId="7AB6B724" w14:textId="77777777" w:rsidR="008258A5" w:rsidRPr="002B1343" w:rsidRDefault="008258A5" w:rsidP="00EE1ED1">
            <w:pPr>
              <w:spacing w:before="20"/>
              <w:ind w:firstLine="0"/>
              <w:rPr>
                <w:szCs w:val="28"/>
              </w:rPr>
            </w:pPr>
          </w:p>
        </w:tc>
      </w:tr>
    </w:tbl>
    <w:p w14:paraId="71F36BBC" w14:textId="77777777" w:rsidR="008258A5" w:rsidRDefault="008258A5" w:rsidP="008258A5">
      <w:pPr>
        <w:ind w:firstLine="0"/>
        <w:rPr>
          <w:szCs w:val="28"/>
          <w:lang w:val="en-US"/>
        </w:rPr>
      </w:pPr>
    </w:p>
    <w:p w14:paraId="2278ECDB" w14:textId="77777777" w:rsidR="008258A5" w:rsidRPr="006353A7" w:rsidRDefault="008258A5" w:rsidP="008258A5">
      <w:pPr>
        <w:ind w:firstLine="0"/>
        <w:outlineLvl w:val="0"/>
        <w:rPr>
          <w:szCs w:val="24"/>
        </w:rPr>
      </w:pPr>
      <w:r w:rsidRPr="002B1343">
        <w:rPr>
          <w:b/>
          <w:szCs w:val="24"/>
        </w:rPr>
        <w:t xml:space="preserve">5. Дата выдачи задания </w:t>
      </w:r>
      <w:r>
        <w:rPr>
          <w:szCs w:val="24"/>
        </w:rPr>
        <w:t>«17» февраля 2023г.</w:t>
      </w:r>
    </w:p>
    <w:p w14:paraId="14235438" w14:textId="77777777" w:rsidR="008258A5" w:rsidRPr="002B1343" w:rsidRDefault="008258A5" w:rsidP="008258A5">
      <w:pPr>
        <w:ind w:firstLine="0"/>
        <w:rPr>
          <w:szCs w:val="24"/>
        </w:rPr>
      </w:pPr>
      <w:r>
        <w:rPr>
          <w:szCs w:val="24"/>
        </w:rPr>
        <w:t>Руководитель</w:t>
      </w:r>
      <w:r>
        <w:rPr>
          <w:szCs w:val="24"/>
        </w:rPr>
        <w:tab/>
      </w:r>
      <w:r w:rsidRPr="002B1343">
        <w:rPr>
          <w:szCs w:val="24"/>
        </w:rPr>
        <w:t>__________________</w:t>
      </w:r>
      <w:r w:rsidRPr="002B1343">
        <w:rPr>
          <w:szCs w:val="24"/>
        </w:rPr>
        <w:tab/>
      </w:r>
      <w:r w:rsidRPr="002B1343">
        <w:rPr>
          <w:szCs w:val="24"/>
        </w:rPr>
        <w:tab/>
      </w:r>
      <w:r w:rsidRPr="002B1343">
        <w:rPr>
          <w:szCs w:val="24"/>
        </w:rPr>
        <w:tab/>
      </w:r>
      <w:r>
        <w:rPr>
          <w:i/>
          <w:szCs w:val="24"/>
        </w:rPr>
        <w:t>Д. В. Сазонова</w:t>
      </w:r>
      <w:r w:rsidRPr="002B1343">
        <w:rPr>
          <w:i/>
          <w:sz w:val="22"/>
        </w:rPr>
        <w:t xml:space="preserve"> </w:t>
      </w:r>
    </w:p>
    <w:p w14:paraId="2A62A6D6" w14:textId="77777777" w:rsidR="008258A5" w:rsidRPr="002B1343" w:rsidRDefault="008258A5" w:rsidP="008258A5">
      <w:pPr>
        <w:ind w:left="2124" w:firstLine="708"/>
        <w:rPr>
          <w:szCs w:val="24"/>
          <w:vertAlign w:val="superscript"/>
        </w:rPr>
      </w:pPr>
      <w:r w:rsidRPr="002B1343">
        <w:rPr>
          <w:szCs w:val="24"/>
          <w:vertAlign w:val="superscript"/>
        </w:rPr>
        <w:t xml:space="preserve">(подпись) </w:t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</w:p>
    <w:p w14:paraId="25A725F4" w14:textId="77777777" w:rsidR="008258A5" w:rsidRPr="002B1343" w:rsidRDefault="008258A5" w:rsidP="008258A5">
      <w:pPr>
        <w:ind w:firstLine="0"/>
        <w:outlineLvl w:val="0"/>
        <w:rPr>
          <w:szCs w:val="24"/>
        </w:rPr>
      </w:pPr>
      <w:r w:rsidRPr="002B1343">
        <w:rPr>
          <w:szCs w:val="24"/>
        </w:rPr>
        <w:t>Задание принял к исполнению _______________________</w:t>
      </w:r>
    </w:p>
    <w:p w14:paraId="1867BCB0" w14:textId="77777777" w:rsidR="008258A5" w:rsidRPr="002B1343" w:rsidRDefault="008258A5" w:rsidP="008258A5">
      <w:pPr>
        <w:ind w:left="3823"/>
        <w:rPr>
          <w:sz w:val="32"/>
        </w:rPr>
      </w:pPr>
      <w:r w:rsidRPr="002B1343">
        <w:rPr>
          <w:szCs w:val="24"/>
          <w:vertAlign w:val="superscript"/>
        </w:rPr>
        <w:t>(дата и подпись студента)</w:t>
      </w:r>
    </w:p>
    <w:p w14:paraId="36D37A3F" w14:textId="02B9C87B" w:rsidR="006461AD" w:rsidRDefault="006461AD"/>
    <w:p w14:paraId="2C4CC896" w14:textId="18B7FB4A" w:rsidR="008258A5" w:rsidRDefault="008258A5"/>
    <w:p w14:paraId="652FF35D" w14:textId="7B981A70" w:rsidR="008258A5" w:rsidRDefault="008258A5"/>
    <w:p w14:paraId="153B2ADC" w14:textId="19E7EA41" w:rsidR="008258A5" w:rsidRDefault="008258A5"/>
    <w:p w14:paraId="71127928" w14:textId="6CBEE08D" w:rsidR="008258A5" w:rsidRDefault="008258A5"/>
    <w:p w14:paraId="3457FE44" w14:textId="24598828" w:rsidR="008258A5" w:rsidRDefault="008258A5" w:rsidP="008258A5">
      <w:pPr>
        <w:pStyle w:val="a"/>
        <w:numPr>
          <w:ilvl w:val="0"/>
          <w:numId w:val="0"/>
        </w:numPr>
        <w:jc w:val="center"/>
      </w:pPr>
      <w:bookmarkStart w:id="1" w:name="_Toc102315897"/>
      <w:r w:rsidRPr="00AE5F68">
        <w:lastRenderedPageBreak/>
        <w:t>В</w:t>
      </w:r>
      <w:r>
        <w:t>ведение</w:t>
      </w:r>
      <w:bookmarkEnd w:id="1"/>
    </w:p>
    <w:p w14:paraId="2EC24A1A" w14:textId="72AA1656" w:rsidR="008258A5" w:rsidRDefault="008258A5" w:rsidP="008258A5">
      <w:pPr>
        <w:pStyle w:val="a0"/>
      </w:pPr>
      <w:r>
        <w:t xml:space="preserve"> Под криптографией понимается способ передачи или хранения информации с учётом сохранения в тайне самого факта такой передачи (хранения). В отличие от криптографии, хэширование</w:t>
      </w:r>
      <w:r w:rsidRPr="008258A5">
        <w:t xml:space="preserve"> осуществля</w:t>
      </w:r>
      <w:r>
        <w:t>ет</w:t>
      </w:r>
      <w:r w:rsidRPr="008258A5">
        <w:t xml:space="preserve"> преобразование массива входных данных произвольной длины в выходную битовую строку установленной длины, выполняемое определённым алгоритмом.</w:t>
      </w:r>
      <w:r>
        <w:t xml:space="preserve"> Как правило, сообщение будет выглядеть как что-либо иное.</w:t>
      </w:r>
    </w:p>
    <w:p w14:paraId="4CA999F3" w14:textId="5C9449E5" w:rsidR="00791570" w:rsidRDefault="00791570" w:rsidP="00791570">
      <w:pPr>
        <w:pStyle w:val="a0"/>
      </w:pPr>
      <w:r>
        <w:t xml:space="preserve">Криптографическая хеш-функция </w:t>
      </w:r>
      <w:proofErr w:type="gramStart"/>
      <w:r>
        <w:t>- это</w:t>
      </w:r>
      <w:proofErr w:type="gramEnd"/>
      <w:r>
        <w:t xml:space="preserve"> математический алгоритм, который отображает данные произвольного размера в битовый массив фиксированного размера.</w:t>
      </w:r>
    </w:p>
    <w:p w14:paraId="44E9D66A" w14:textId="1CE4F495" w:rsidR="008258A5" w:rsidRDefault="00791570" w:rsidP="00791570">
      <w:pPr>
        <w:pStyle w:val="a0"/>
      </w:pPr>
      <w:r>
        <w:t>Результат, производимый хеш-функцией, называется «хеш-суммой» или же просто «</w:t>
      </w:r>
      <w:proofErr w:type="spellStart"/>
      <w:r>
        <w:t>хешем</w:t>
      </w:r>
      <w:proofErr w:type="spellEnd"/>
      <w:r>
        <w:t>», а входные данные часто называют «сообщением».</w:t>
      </w:r>
    </w:p>
    <w:p w14:paraId="7932B0DE" w14:textId="3B329F27" w:rsidR="00791570" w:rsidRPr="00791570" w:rsidRDefault="00791570" w:rsidP="00791570">
      <w:pPr>
        <w:pStyle w:val="a0"/>
        <w:rPr>
          <w:spacing w:val="-4"/>
          <w:szCs w:val="24"/>
        </w:rPr>
      </w:pPr>
      <w:r w:rsidRPr="00791570">
        <w:rPr>
          <w:spacing w:val="-4"/>
          <w:szCs w:val="24"/>
        </w:rPr>
        <w:t>Такой пример не часто встречается в реальной работе, но он наглядно показывает, насколько хэш-функция может облегчить работу с большими объемами информации.</w:t>
      </w:r>
    </w:p>
    <w:p w14:paraId="1687AB28" w14:textId="28B82365" w:rsidR="00791570" w:rsidRPr="001F4792" w:rsidRDefault="00791570" w:rsidP="00791570">
      <w:pPr>
        <w:pStyle w:val="a0"/>
        <w:rPr>
          <w:spacing w:val="-4"/>
          <w:szCs w:val="24"/>
        </w:rPr>
      </w:pPr>
      <w:r w:rsidRPr="00791570">
        <w:rPr>
          <w:spacing w:val="-4"/>
          <w:szCs w:val="24"/>
        </w:rPr>
        <w:t>Например, в массив из нескольких миллионов разных строк длиной 1 млн символов нужно добавить еще одну, при условии, что там ее еще нет. Чтобы не заниматься посимвольным сравнением каждой строки, можно предварительно вычислить хэш каждой из них, и уже сделать сравнение по нему. Вся работа упрощается и ускоряется в разы.</w:t>
      </w:r>
    </w:p>
    <w:p w14:paraId="59D374F3" w14:textId="77777777" w:rsidR="008258A5" w:rsidRDefault="008258A5" w:rsidP="008258A5">
      <w:pPr>
        <w:pStyle w:val="a0"/>
      </w:pPr>
      <w:r>
        <w:t>На основе поставленной цели были выделены следующие задачи:</w:t>
      </w:r>
    </w:p>
    <w:p w14:paraId="040AA55B" w14:textId="6FECC813" w:rsidR="00791570" w:rsidRPr="00791570" w:rsidRDefault="00791570" w:rsidP="008258A5">
      <w:pPr>
        <w:pStyle w:val="a0"/>
        <w:numPr>
          <w:ilvl w:val="0"/>
          <w:numId w:val="5"/>
        </w:numPr>
        <w:ind w:left="0" w:firstLine="709"/>
      </w:pPr>
      <w:r>
        <w:rPr>
          <w:szCs w:val="24"/>
        </w:rPr>
        <w:t>Рассмотрение хэшей разной длины;</w:t>
      </w:r>
    </w:p>
    <w:p w14:paraId="203A8351" w14:textId="15207E78" w:rsidR="008258A5" w:rsidRPr="00E1225C" w:rsidRDefault="00791570" w:rsidP="008258A5">
      <w:pPr>
        <w:pStyle w:val="a0"/>
        <w:numPr>
          <w:ilvl w:val="0"/>
          <w:numId w:val="5"/>
        </w:numPr>
        <w:ind w:left="0" w:firstLine="709"/>
      </w:pPr>
      <w:r>
        <w:rPr>
          <w:szCs w:val="24"/>
        </w:rPr>
        <w:t>Проведение анализа между ними</w:t>
      </w:r>
      <w:r w:rsidR="008258A5" w:rsidRPr="00E1225C">
        <w:rPr>
          <w:szCs w:val="24"/>
        </w:rPr>
        <w:t>;</w:t>
      </w:r>
    </w:p>
    <w:p w14:paraId="7E986DC9" w14:textId="62C04654" w:rsidR="008258A5" w:rsidRDefault="00791570" w:rsidP="008258A5">
      <w:pPr>
        <w:pStyle w:val="a0"/>
        <w:numPr>
          <w:ilvl w:val="0"/>
          <w:numId w:val="5"/>
        </w:numPr>
        <w:ind w:left="0" w:firstLine="709"/>
      </w:pPr>
      <w:r>
        <w:t>Вывод результата</w:t>
      </w:r>
      <w:r w:rsidR="008258A5">
        <w:t>.</w:t>
      </w:r>
    </w:p>
    <w:p w14:paraId="71B96626" w14:textId="6160084F" w:rsidR="008258A5" w:rsidRDefault="008258A5"/>
    <w:p w14:paraId="3C2B9AA3" w14:textId="6FD8342E" w:rsidR="008258A5" w:rsidRDefault="008258A5"/>
    <w:p w14:paraId="5456C82A" w14:textId="2049CC0D" w:rsidR="008258A5" w:rsidRDefault="008258A5"/>
    <w:p w14:paraId="4A25CB90" w14:textId="26FF4009" w:rsidR="008258A5" w:rsidRDefault="008258A5"/>
    <w:p w14:paraId="29486240" w14:textId="58EE07F1" w:rsidR="008258A5" w:rsidRDefault="008258A5"/>
    <w:p w14:paraId="3EB38876" w14:textId="0886DD87" w:rsidR="008258A5" w:rsidRDefault="008258A5"/>
    <w:p w14:paraId="38ED4289" w14:textId="011E47FB" w:rsidR="008258A5" w:rsidRDefault="008258A5"/>
    <w:p w14:paraId="01BC233B" w14:textId="29A04702" w:rsidR="008258A5" w:rsidRDefault="008258A5"/>
    <w:p w14:paraId="04D0DC06" w14:textId="5B959786" w:rsidR="008258A5" w:rsidRDefault="008258A5"/>
    <w:p w14:paraId="14E2E0DD" w14:textId="5ED92CBD" w:rsidR="008258A5" w:rsidRDefault="008258A5"/>
    <w:p w14:paraId="4C96402D" w14:textId="3B28DF4E" w:rsidR="008258A5" w:rsidRDefault="008258A5"/>
    <w:p w14:paraId="2A0B8ED3" w14:textId="1873062D" w:rsidR="008258A5" w:rsidRDefault="008258A5"/>
    <w:p w14:paraId="0FC0B7CE" w14:textId="6F5809F0" w:rsidR="008258A5" w:rsidRDefault="008258A5"/>
    <w:p w14:paraId="1F822D8E" w14:textId="601A73AE" w:rsidR="008258A5" w:rsidRDefault="008258A5"/>
    <w:p w14:paraId="71D4C4E8" w14:textId="0A92EB4D" w:rsidR="008258A5" w:rsidRDefault="008258A5"/>
    <w:p w14:paraId="4159958E" w14:textId="24CB4559" w:rsidR="008258A5" w:rsidRDefault="008258A5"/>
    <w:p w14:paraId="25303C3A" w14:textId="46834F31" w:rsidR="008258A5" w:rsidRDefault="008258A5"/>
    <w:p w14:paraId="3681E7A3" w14:textId="30A03414" w:rsidR="008258A5" w:rsidRDefault="008258A5"/>
    <w:p w14:paraId="0CFAB145" w14:textId="086F5AEB" w:rsidR="008258A5" w:rsidRDefault="008258A5"/>
    <w:p w14:paraId="32FF9B59" w14:textId="0703F3D7" w:rsidR="008258A5" w:rsidRDefault="008258A5"/>
    <w:p w14:paraId="3DAE2060" w14:textId="5C1CCF3A" w:rsidR="00791570" w:rsidRDefault="00791570"/>
    <w:p w14:paraId="5846C16E" w14:textId="2D777F3D" w:rsidR="00791570" w:rsidRDefault="00791570"/>
    <w:p w14:paraId="15B9C588" w14:textId="77777777" w:rsidR="003A4CF1" w:rsidRPr="00B8555D" w:rsidRDefault="003A4CF1" w:rsidP="003A4CF1">
      <w:pPr>
        <w:pStyle w:val="a"/>
        <w:numPr>
          <w:ilvl w:val="0"/>
          <w:numId w:val="4"/>
        </w:numPr>
        <w:spacing w:after="120"/>
        <w:ind w:left="0" w:firstLine="709"/>
      </w:pPr>
      <w:bookmarkStart w:id="2" w:name="_Toc102315898"/>
      <w:r w:rsidRPr="00B8555D">
        <w:lastRenderedPageBreak/>
        <w:t>Аналитический обзор литературы</w:t>
      </w:r>
      <w:bookmarkEnd w:id="2"/>
    </w:p>
    <w:p w14:paraId="09DEE746" w14:textId="6133CBA8" w:rsidR="003A4CF1" w:rsidRDefault="003A4CF1" w:rsidP="00C867F6">
      <w:pPr>
        <w:pStyle w:val="a"/>
        <w:numPr>
          <w:ilvl w:val="0"/>
          <w:numId w:val="0"/>
        </w:numPr>
        <w:ind w:left="709"/>
      </w:pPr>
      <w:r w:rsidRPr="00BE6C54">
        <w:t xml:space="preserve"> </w:t>
      </w:r>
      <w:bookmarkStart w:id="3" w:name="_Toc71560498"/>
      <w:bookmarkStart w:id="4" w:name="_Toc102315899"/>
      <w:r w:rsidRPr="00BE6C54">
        <w:t>Аналоги</w:t>
      </w:r>
      <w:bookmarkEnd w:id="3"/>
      <w:bookmarkEnd w:id="4"/>
    </w:p>
    <w:p w14:paraId="36DDE9DD" w14:textId="613DE592" w:rsidR="00C867F6" w:rsidRDefault="00C867F6" w:rsidP="00C867F6">
      <w:pPr>
        <w:pStyle w:val="a"/>
        <w:numPr>
          <w:ilvl w:val="0"/>
          <w:numId w:val="0"/>
        </w:numPr>
        <w:ind w:firstLine="720"/>
      </w:pPr>
      <w:r w:rsidRPr="00791570">
        <w:t>MD5</w:t>
      </w:r>
    </w:p>
    <w:p w14:paraId="5C591EAD" w14:textId="2F6AD604" w:rsidR="00791570" w:rsidRDefault="00C867F6">
      <w:r w:rsidRPr="00791570">
        <w:t xml:space="preserve">MD5 </w:t>
      </w:r>
      <w:r w:rsidR="00791570" w:rsidRPr="00791570">
        <w:t xml:space="preserve">— </w:t>
      </w:r>
      <w:r w:rsidR="003A4CF1">
        <w:t>п</w:t>
      </w:r>
      <w:r w:rsidR="00791570" w:rsidRPr="00791570">
        <w:t>редназначен для создания контрольных сумм или «отпечатков» сообщения произвольной длины и последующей проверки их подлинности. Алгоритм MD5 основан на алгоритме MD4.</w:t>
      </w:r>
    </w:p>
    <w:p w14:paraId="0ED1400B" w14:textId="2459E06C" w:rsidR="003A4CF1" w:rsidRDefault="003A4CF1">
      <w:r w:rsidRPr="003A4CF1">
        <w:t>Хэш-функция MD5 генерирует 128-битное хэш-значение. Изначально она была разработана для использования в криптографии, однако со временем в ней были обнаружены уязвимости, вследствие чего для этой цели она больше не подходит. И тем не менее, она по-прежнему используется для разбиения базы данных и вычисления контрольных сумм для проверки передачи файлов.</w:t>
      </w:r>
    </w:p>
    <w:p w14:paraId="270351B3" w14:textId="7BA31282" w:rsidR="00C867F6" w:rsidRDefault="00C867F6" w:rsidP="00C867F6">
      <w:pPr>
        <w:jc w:val="center"/>
      </w:pPr>
      <w:r>
        <w:rPr>
          <w:noProof/>
        </w:rPr>
        <w:drawing>
          <wp:inline distT="0" distB="0" distL="0" distR="0" wp14:anchorId="3409E908" wp14:editId="18471FFE">
            <wp:extent cx="2857500" cy="3147060"/>
            <wp:effectExtent l="0" t="0" r="0" b="0"/>
            <wp:docPr id="1" name="Picture 1" descr="MD5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D5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F5B6" w14:textId="4BB3D5B3" w:rsidR="003A4CF1" w:rsidRPr="00C867F6" w:rsidRDefault="00C867F6" w:rsidP="00C867F6">
      <w:pPr>
        <w:ind w:firstLine="0"/>
        <w:jc w:val="center"/>
      </w:pPr>
      <w:r>
        <w:t>Рис. 1.1 Алгоритм</w:t>
      </w:r>
      <w:r w:rsidRPr="00C867F6">
        <w:t xml:space="preserve"> </w:t>
      </w:r>
      <w:r>
        <w:t xml:space="preserve">работы </w:t>
      </w:r>
      <w:r>
        <w:rPr>
          <w:lang w:val="en-US"/>
        </w:rPr>
        <w:t>MD</w:t>
      </w:r>
      <w:r w:rsidRPr="00C867F6">
        <w:t>5</w:t>
      </w:r>
    </w:p>
    <w:p w14:paraId="465B00AA" w14:textId="77777777" w:rsidR="003A4CF1" w:rsidRPr="00C867F6" w:rsidRDefault="003A4CF1" w:rsidP="00C867F6">
      <w:pPr>
        <w:ind w:left="425" w:firstLine="0"/>
        <w:rPr>
          <w:b/>
          <w:bCs/>
        </w:rPr>
      </w:pPr>
      <w:r w:rsidRPr="003A4CF1">
        <w:rPr>
          <w:b/>
          <w:bCs/>
          <w:lang w:val="en-US"/>
        </w:rPr>
        <w:t>SHA</w:t>
      </w:r>
      <w:r w:rsidRPr="00C867F6">
        <w:rPr>
          <w:b/>
          <w:bCs/>
        </w:rPr>
        <w:t>-1</w:t>
      </w:r>
    </w:p>
    <w:p w14:paraId="147EAA23" w14:textId="03638126" w:rsidR="003A4CF1" w:rsidRDefault="003A4CF1" w:rsidP="00C867F6">
      <w:r w:rsidRPr="003A4CF1">
        <w:rPr>
          <w:lang w:val="en-US"/>
        </w:rPr>
        <w:t>SHA</w:t>
      </w:r>
      <w:r w:rsidRPr="00DF2CC7">
        <w:t xml:space="preserve"> </w:t>
      </w:r>
      <w:r>
        <w:t>расшифровывается</w:t>
      </w:r>
      <w:r w:rsidRPr="00DF2CC7">
        <w:t xml:space="preserve"> </w:t>
      </w:r>
      <w:r>
        <w:t>как</w:t>
      </w:r>
      <w:r w:rsidRPr="00DF2CC7">
        <w:t xml:space="preserve"> </w:t>
      </w:r>
      <w:r w:rsidRPr="003A4CF1">
        <w:rPr>
          <w:lang w:val="en-US"/>
        </w:rPr>
        <w:t>Secure</w:t>
      </w:r>
      <w:r w:rsidRPr="00DF2CC7">
        <w:t xml:space="preserve"> </w:t>
      </w:r>
      <w:r w:rsidRPr="003A4CF1">
        <w:rPr>
          <w:lang w:val="en-US"/>
        </w:rPr>
        <w:t>Hash</w:t>
      </w:r>
      <w:r w:rsidRPr="00DF2CC7">
        <w:t xml:space="preserve"> </w:t>
      </w:r>
      <w:r w:rsidRPr="003A4CF1">
        <w:rPr>
          <w:lang w:val="en-US"/>
        </w:rPr>
        <w:t>Algorithm</w:t>
      </w:r>
      <w:r w:rsidRPr="00DF2CC7">
        <w:t xml:space="preserve">. </w:t>
      </w:r>
      <w:r>
        <w:t>SHA-1 – это первая версия алгоритма, за которой в дальнейшем последовала SHA-2.</w:t>
      </w:r>
    </w:p>
    <w:p w14:paraId="5A51BC48" w14:textId="3A0A111E" w:rsidR="003A4CF1" w:rsidRDefault="003A4CF1" w:rsidP="003A4CF1">
      <w:r>
        <w:t>В то время как MD5 генерирует 128-битный хэш, SHA-1 создает 160-битный (20 байт). Если представить это число в шестнадцатеричном формате, то это целое число длиной в 40 символов. Подобно MD5, этот алгоритм был разработан для криптографических приложений, но вскоре в нем также были найдены уязвимости. На сегодняшний день он считается более устойчивым к атакам в сравнении с MD5.</w:t>
      </w:r>
    </w:p>
    <w:p w14:paraId="2F3F8A89" w14:textId="4813D63B" w:rsidR="00C867F6" w:rsidRDefault="00C867F6" w:rsidP="00C867F6">
      <w:pPr>
        <w:jc w:val="center"/>
      </w:pPr>
      <w:r>
        <w:rPr>
          <w:noProof/>
        </w:rPr>
        <w:lastRenderedPageBreak/>
        <w:drawing>
          <wp:inline distT="0" distB="0" distL="0" distR="0" wp14:anchorId="36C3CB59" wp14:editId="2B35C002">
            <wp:extent cx="2857500" cy="2971800"/>
            <wp:effectExtent l="0" t="0" r="0" b="0"/>
            <wp:docPr id="2" name="Picture 2" descr="SHA-1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A-1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BCB0" w14:textId="4567B381" w:rsidR="00C867F6" w:rsidRPr="00C867F6" w:rsidRDefault="00C867F6" w:rsidP="00C867F6">
      <w:pPr>
        <w:ind w:firstLine="0"/>
        <w:jc w:val="center"/>
      </w:pPr>
      <w:r>
        <w:t>Рис. 1.2 Алгоритм</w:t>
      </w:r>
      <w:r w:rsidRPr="00C867F6">
        <w:t xml:space="preserve"> </w:t>
      </w:r>
      <w:r>
        <w:t>работы SHA-1</w:t>
      </w:r>
    </w:p>
    <w:p w14:paraId="0CB0FF82" w14:textId="77777777" w:rsidR="003A4CF1" w:rsidRDefault="003A4CF1" w:rsidP="00C867F6">
      <w:pPr>
        <w:jc w:val="center"/>
      </w:pPr>
    </w:p>
    <w:p w14:paraId="7D46E089" w14:textId="77777777" w:rsidR="003A4CF1" w:rsidRPr="00C867F6" w:rsidRDefault="003A4CF1" w:rsidP="003A4CF1">
      <w:pPr>
        <w:rPr>
          <w:b/>
          <w:bCs/>
        </w:rPr>
      </w:pPr>
      <w:r w:rsidRPr="00C867F6">
        <w:rPr>
          <w:b/>
          <w:bCs/>
        </w:rPr>
        <w:t>SHA-2</w:t>
      </w:r>
    </w:p>
    <w:p w14:paraId="3F02FD8E" w14:textId="1B5E4940" w:rsidR="003A4CF1" w:rsidRDefault="003A4CF1" w:rsidP="00C867F6">
      <w:r>
        <w:t>Вторая версия алгоритма, SHA-2, имеет множество разновидностей. Пожалуй, наиболее часто используемая – SHA-256, которую Национальный институт стандартов и технологий (NIST) рекомендует использовать вместо MD5 и SHA-1.</w:t>
      </w:r>
    </w:p>
    <w:p w14:paraId="766B81B6" w14:textId="0B2CE9CE" w:rsidR="003A4CF1" w:rsidRDefault="003A4CF1" w:rsidP="00C867F6">
      <w:r>
        <w:t>Алгоритм SHA-256 возвращает 256-битное хэш-значение, что представляет собой шестнадцатеричное значение из 64 символов. Хоть это и не самый идеальный вариант, то текущие исследования показывают, что этот алгоритм значительно превосходит в безопасности MD5 и SHA-1.</w:t>
      </w:r>
    </w:p>
    <w:p w14:paraId="41A13371" w14:textId="0AE4703B" w:rsidR="003A4CF1" w:rsidRDefault="003A4CF1" w:rsidP="003A4CF1">
      <w:r>
        <w:t>Если рассматривать этот алгоритм с точки зрения производительности, то вычисление хэша с его помощью происходит на 20-30% медленнее, чем с использованием MD5 или SHA-1.</w:t>
      </w:r>
    </w:p>
    <w:p w14:paraId="78B23D14" w14:textId="3F481E33" w:rsidR="00C867F6" w:rsidRDefault="00C867F6" w:rsidP="00C867F6">
      <w:pPr>
        <w:jc w:val="center"/>
      </w:pPr>
      <w:r>
        <w:rPr>
          <w:noProof/>
        </w:rPr>
        <w:drawing>
          <wp:inline distT="0" distB="0" distL="0" distR="0" wp14:anchorId="27723141" wp14:editId="6C400C32">
            <wp:extent cx="2545080" cy="1790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9B5E" w14:textId="0F3F99A1" w:rsidR="00C867F6" w:rsidRPr="00C867F6" w:rsidRDefault="00C867F6" w:rsidP="00C867F6">
      <w:pPr>
        <w:ind w:firstLine="0"/>
        <w:jc w:val="center"/>
      </w:pPr>
      <w:r>
        <w:t>Рис. 1.3 Алгоритм</w:t>
      </w:r>
      <w:r w:rsidRPr="00C867F6">
        <w:t xml:space="preserve"> </w:t>
      </w:r>
      <w:r>
        <w:t>работы SHA-2</w:t>
      </w:r>
    </w:p>
    <w:p w14:paraId="056DF546" w14:textId="77A85371" w:rsidR="00C867F6" w:rsidRPr="00C867F6" w:rsidRDefault="00C867F6" w:rsidP="00C867F6">
      <w:pPr>
        <w:ind w:firstLine="0"/>
        <w:jc w:val="center"/>
      </w:pPr>
    </w:p>
    <w:p w14:paraId="4CBB699C" w14:textId="365E29CA" w:rsidR="00C867F6" w:rsidRDefault="00C867F6" w:rsidP="00C867F6">
      <w:pPr>
        <w:jc w:val="center"/>
      </w:pPr>
    </w:p>
    <w:p w14:paraId="557600A0" w14:textId="2B02D697" w:rsidR="00C867F6" w:rsidRDefault="00C867F6" w:rsidP="00C867F6">
      <w:pPr>
        <w:jc w:val="center"/>
      </w:pPr>
    </w:p>
    <w:p w14:paraId="26EF17E1" w14:textId="3D73CEFB" w:rsidR="00C867F6" w:rsidRDefault="00C867F6" w:rsidP="00C867F6">
      <w:pPr>
        <w:jc w:val="center"/>
      </w:pPr>
    </w:p>
    <w:p w14:paraId="1ED84E86" w14:textId="6B492E43" w:rsidR="00C867F6" w:rsidRDefault="00C867F6" w:rsidP="00C867F6">
      <w:pPr>
        <w:jc w:val="center"/>
      </w:pPr>
    </w:p>
    <w:p w14:paraId="7180BA65" w14:textId="727BB0D8" w:rsidR="00C867F6" w:rsidRDefault="00C867F6" w:rsidP="00C867F6">
      <w:pPr>
        <w:jc w:val="center"/>
      </w:pPr>
    </w:p>
    <w:p w14:paraId="0E3C4DED" w14:textId="3A862F86" w:rsidR="00C867F6" w:rsidRDefault="00C867F6" w:rsidP="00C867F6">
      <w:pPr>
        <w:jc w:val="center"/>
      </w:pPr>
    </w:p>
    <w:p w14:paraId="48DA0AE2" w14:textId="6FE06CD2" w:rsidR="00C867F6" w:rsidRDefault="00C867F6" w:rsidP="00C867F6">
      <w:pPr>
        <w:jc w:val="center"/>
      </w:pPr>
    </w:p>
    <w:p w14:paraId="0FBBA3A3" w14:textId="2C8154B2" w:rsidR="00C867F6" w:rsidRDefault="00C867F6" w:rsidP="00C867F6">
      <w:pPr>
        <w:jc w:val="center"/>
      </w:pPr>
    </w:p>
    <w:p w14:paraId="789AF824" w14:textId="6C2E8838" w:rsidR="00C867F6" w:rsidRDefault="00C867F6" w:rsidP="00C867F6">
      <w:pPr>
        <w:jc w:val="center"/>
      </w:pPr>
    </w:p>
    <w:p w14:paraId="703C8121" w14:textId="77777777" w:rsidR="00C867F6" w:rsidRDefault="00C867F6" w:rsidP="00C867F6">
      <w:pPr>
        <w:pStyle w:val="a"/>
        <w:numPr>
          <w:ilvl w:val="0"/>
          <w:numId w:val="0"/>
        </w:numPr>
        <w:ind w:left="360"/>
      </w:pPr>
      <w:bookmarkStart w:id="5" w:name="_Toc102315900"/>
    </w:p>
    <w:p w14:paraId="0240A175" w14:textId="60070679" w:rsidR="00C867F6" w:rsidRDefault="00C867F6" w:rsidP="00C867F6">
      <w:pPr>
        <w:pStyle w:val="a"/>
        <w:numPr>
          <w:ilvl w:val="0"/>
          <w:numId w:val="0"/>
        </w:numPr>
        <w:ind w:firstLine="709"/>
      </w:pPr>
      <w:r>
        <w:t xml:space="preserve">2. </w:t>
      </w:r>
      <w:r w:rsidRPr="0000262E">
        <w:t>Проектирование</w:t>
      </w:r>
      <w:bookmarkStart w:id="6" w:name="_Toc71560500"/>
      <w:bookmarkEnd w:id="5"/>
      <w:bookmarkEnd w:id="6"/>
    </w:p>
    <w:p w14:paraId="047EAAAC" w14:textId="582FB8DC" w:rsidR="00C867F6" w:rsidRDefault="00C867F6" w:rsidP="00C867F6">
      <w:pPr>
        <w:pStyle w:val="a0"/>
        <w:rPr>
          <w:szCs w:val="24"/>
        </w:rPr>
      </w:pPr>
      <w:r>
        <w:t xml:space="preserve">В данной главе описаны технологии, которые были использованы для </w:t>
      </w:r>
      <w:r w:rsidRPr="00C867F6">
        <w:t xml:space="preserve">Реализация и исследование алгоритма хэширования </w:t>
      </w:r>
      <w:proofErr w:type="spellStart"/>
      <w:r w:rsidRPr="00C867F6">
        <w:t>Keccak</w:t>
      </w:r>
      <w:proofErr w:type="spellEnd"/>
      <w:r w:rsidRPr="00C867F6">
        <w:rPr>
          <w:szCs w:val="24"/>
        </w:rPr>
        <w:t>.</w:t>
      </w:r>
      <w:r>
        <w:rPr>
          <w:szCs w:val="24"/>
        </w:rPr>
        <w:t xml:space="preserve"> Для начала рассмотрим системы и технологии, которые мы будем использовать в данном курсовом проекте.</w:t>
      </w:r>
    </w:p>
    <w:p w14:paraId="0FA12ED4" w14:textId="7E23BE05" w:rsidR="00C867F6" w:rsidRDefault="00C867F6" w:rsidP="00C867F6">
      <w:pPr>
        <w:pStyle w:val="a0"/>
      </w:pPr>
      <w:r w:rsidRPr="006E3EE3">
        <w:t xml:space="preserve">Windows </w:t>
      </w:r>
      <w:proofErr w:type="spellStart"/>
      <w:r w:rsidRPr="006E3EE3">
        <w:t>Presentation</w:t>
      </w:r>
      <w:proofErr w:type="spellEnd"/>
      <w:r w:rsidRPr="006E3EE3">
        <w:t xml:space="preserve"> Foundation — система для построения клиентских приложений Windows с визуально привлекательными возможностями взаимодействия с пользователем, графическая подсистема в составе .NET Framework (начиная с версии 3.0), использующая язык XAML. WPF представляет собой обширный API-интерфейс для создания настольных графических программ, имеющих насыщенный дизайн и интерактивность.</w:t>
      </w:r>
    </w:p>
    <w:p w14:paraId="358E3617" w14:textId="77777777" w:rsidR="00C867F6" w:rsidRDefault="00C867F6" w:rsidP="00C867F6">
      <w:pPr>
        <w:pStyle w:val="a0"/>
      </w:pPr>
      <w:r w:rsidRPr="006E3EE3">
        <w:t>C# — это объектно- и компонентно-ориентированный язык программирования. C# предоставляет языковые конструкции для непосредственной поддержки такой концепции работы. Благодаря этому C# подходит для создания и применения программных компонентов.</w:t>
      </w:r>
    </w:p>
    <w:p w14:paraId="2BBDD059" w14:textId="77777777" w:rsidR="00C867F6" w:rsidRDefault="00C867F6" w:rsidP="00C867F6">
      <w:pPr>
        <w:pStyle w:val="a0"/>
      </w:pPr>
      <w:r w:rsidRPr="006E3EE3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02CB205" w14:textId="3A789013" w:rsidR="00C867F6" w:rsidRDefault="00C867F6" w:rsidP="00C867F6">
      <w:pPr>
        <w:jc w:val="left"/>
      </w:pPr>
    </w:p>
    <w:p w14:paraId="3E3C05AA" w14:textId="1FB22B1E" w:rsidR="00863300" w:rsidRDefault="00863300" w:rsidP="00C867F6">
      <w:pPr>
        <w:jc w:val="left"/>
      </w:pPr>
    </w:p>
    <w:p w14:paraId="112CE801" w14:textId="02CD3A7F" w:rsidR="00863300" w:rsidRDefault="00863300" w:rsidP="00C867F6">
      <w:pPr>
        <w:jc w:val="left"/>
      </w:pPr>
    </w:p>
    <w:p w14:paraId="1649BC3B" w14:textId="25C6EFB7" w:rsidR="00863300" w:rsidRDefault="00863300" w:rsidP="00C867F6">
      <w:pPr>
        <w:jc w:val="left"/>
      </w:pPr>
    </w:p>
    <w:p w14:paraId="5BE70683" w14:textId="48F1B0EC" w:rsidR="00863300" w:rsidRDefault="00863300" w:rsidP="00C867F6">
      <w:pPr>
        <w:jc w:val="left"/>
      </w:pPr>
    </w:p>
    <w:p w14:paraId="7B1D25B2" w14:textId="283C274F" w:rsidR="00863300" w:rsidRDefault="00863300" w:rsidP="00C867F6">
      <w:pPr>
        <w:jc w:val="left"/>
      </w:pPr>
    </w:p>
    <w:p w14:paraId="26BCCF1A" w14:textId="3461E446" w:rsidR="00863300" w:rsidRDefault="00863300" w:rsidP="00C867F6">
      <w:pPr>
        <w:jc w:val="left"/>
      </w:pPr>
    </w:p>
    <w:p w14:paraId="2A7F2460" w14:textId="6AA353A2" w:rsidR="00863300" w:rsidRDefault="00863300" w:rsidP="00C867F6">
      <w:pPr>
        <w:jc w:val="left"/>
      </w:pPr>
    </w:p>
    <w:p w14:paraId="16CC691D" w14:textId="3AE9294B" w:rsidR="00863300" w:rsidRDefault="00863300" w:rsidP="00C867F6">
      <w:pPr>
        <w:jc w:val="left"/>
      </w:pPr>
    </w:p>
    <w:p w14:paraId="1DE1FF16" w14:textId="0203A47F" w:rsidR="00863300" w:rsidRDefault="00863300" w:rsidP="00C867F6">
      <w:pPr>
        <w:jc w:val="left"/>
      </w:pPr>
    </w:p>
    <w:p w14:paraId="60CA43C6" w14:textId="4A96E024" w:rsidR="00863300" w:rsidRDefault="00863300" w:rsidP="00C867F6">
      <w:pPr>
        <w:jc w:val="left"/>
      </w:pPr>
    </w:p>
    <w:p w14:paraId="1921B46D" w14:textId="3D1369ED" w:rsidR="00863300" w:rsidRDefault="00863300" w:rsidP="00C867F6">
      <w:pPr>
        <w:jc w:val="left"/>
      </w:pPr>
    </w:p>
    <w:p w14:paraId="2CD38902" w14:textId="4A3BD862" w:rsidR="00863300" w:rsidRDefault="00863300" w:rsidP="00C867F6">
      <w:pPr>
        <w:jc w:val="left"/>
      </w:pPr>
    </w:p>
    <w:p w14:paraId="74E90C74" w14:textId="2B8FAAB7" w:rsidR="00863300" w:rsidRDefault="00863300" w:rsidP="00C867F6">
      <w:pPr>
        <w:jc w:val="left"/>
      </w:pPr>
    </w:p>
    <w:p w14:paraId="4194E999" w14:textId="08D2787D" w:rsidR="00863300" w:rsidRDefault="00863300" w:rsidP="00C867F6">
      <w:pPr>
        <w:jc w:val="left"/>
      </w:pPr>
    </w:p>
    <w:p w14:paraId="0D650817" w14:textId="77F40210" w:rsidR="00863300" w:rsidRDefault="00863300" w:rsidP="00C867F6">
      <w:pPr>
        <w:jc w:val="left"/>
      </w:pPr>
    </w:p>
    <w:p w14:paraId="67002A5A" w14:textId="0C65B95B" w:rsidR="00863300" w:rsidRDefault="00863300" w:rsidP="00C867F6">
      <w:pPr>
        <w:jc w:val="left"/>
      </w:pPr>
    </w:p>
    <w:p w14:paraId="358498CC" w14:textId="3AE6A18D" w:rsidR="00863300" w:rsidRDefault="00863300" w:rsidP="00C867F6">
      <w:pPr>
        <w:jc w:val="left"/>
      </w:pPr>
    </w:p>
    <w:p w14:paraId="3CD07717" w14:textId="2475712B" w:rsidR="00863300" w:rsidRDefault="00863300" w:rsidP="00C867F6">
      <w:pPr>
        <w:jc w:val="left"/>
      </w:pPr>
    </w:p>
    <w:p w14:paraId="488340DC" w14:textId="6E5C0146" w:rsidR="00863300" w:rsidRDefault="00863300" w:rsidP="00C867F6">
      <w:pPr>
        <w:jc w:val="left"/>
      </w:pPr>
    </w:p>
    <w:p w14:paraId="5AA9D3F6" w14:textId="4035762F" w:rsidR="00863300" w:rsidRDefault="00863300" w:rsidP="00C867F6">
      <w:pPr>
        <w:jc w:val="left"/>
      </w:pPr>
    </w:p>
    <w:p w14:paraId="5E03BF8A" w14:textId="50D80280" w:rsidR="00863300" w:rsidRDefault="00863300" w:rsidP="00C867F6">
      <w:pPr>
        <w:jc w:val="left"/>
      </w:pPr>
    </w:p>
    <w:p w14:paraId="09E4BB86" w14:textId="26FAC10C" w:rsidR="00863300" w:rsidRDefault="00863300" w:rsidP="00C867F6">
      <w:pPr>
        <w:jc w:val="left"/>
      </w:pPr>
    </w:p>
    <w:p w14:paraId="7CCCBA21" w14:textId="291AB9DC" w:rsidR="00863300" w:rsidRDefault="00863300" w:rsidP="00C867F6">
      <w:pPr>
        <w:jc w:val="left"/>
      </w:pPr>
    </w:p>
    <w:p w14:paraId="0158F130" w14:textId="4A899AF1" w:rsidR="00863300" w:rsidRDefault="00863300" w:rsidP="00863300">
      <w:pPr>
        <w:pStyle w:val="a"/>
        <w:numPr>
          <w:ilvl w:val="0"/>
          <w:numId w:val="8"/>
        </w:numPr>
        <w:spacing w:after="120"/>
      </w:pPr>
      <w:bookmarkStart w:id="7" w:name="_Toc102315901"/>
      <w:r>
        <w:lastRenderedPageBreak/>
        <w:t>Разработка программного средства</w:t>
      </w:r>
      <w:bookmarkEnd w:id="7"/>
    </w:p>
    <w:p w14:paraId="76A6DAEE" w14:textId="5ABD3EB0" w:rsidR="00863300" w:rsidRDefault="00863300" w:rsidP="00863300">
      <w:pPr>
        <w:pStyle w:val="a"/>
        <w:numPr>
          <w:ilvl w:val="0"/>
          <w:numId w:val="0"/>
        </w:numPr>
        <w:ind w:left="709"/>
      </w:pPr>
      <w:bookmarkStart w:id="8" w:name="_Toc102315903"/>
      <w:r>
        <w:t>3.1. Создание интерфейса приложения</w:t>
      </w:r>
      <w:bookmarkEnd w:id="8"/>
    </w:p>
    <w:p w14:paraId="7A29CE93" w14:textId="77777777" w:rsidR="00863300" w:rsidRPr="001613AD" w:rsidRDefault="00863300" w:rsidP="00863300">
      <w:pPr>
        <w:pStyle w:val="a0"/>
        <w:rPr>
          <w:spacing w:val="-4"/>
        </w:rPr>
      </w:pPr>
      <w:r w:rsidRPr="001613AD">
        <w:rPr>
          <w:spacing w:val="-4"/>
        </w:rPr>
        <w:t>XAML (</w:t>
      </w:r>
      <w:proofErr w:type="spellStart"/>
      <w:r w:rsidRPr="001613AD">
        <w:rPr>
          <w:spacing w:val="-4"/>
        </w:rPr>
        <w:t>eXtensible</w:t>
      </w:r>
      <w:proofErr w:type="spellEnd"/>
      <w:r w:rsidRPr="001613AD">
        <w:rPr>
          <w:spacing w:val="-4"/>
        </w:rPr>
        <w:t xml:space="preserve"> Application </w:t>
      </w:r>
      <w:proofErr w:type="spellStart"/>
      <w:r w:rsidRPr="001613AD">
        <w:rPr>
          <w:spacing w:val="-4"/>
        </w:rPr>
        <w:t>Markup</w:t>
      </w:r>
      <w:proofErr w:type="spellEnd"/>
      <w:r w:rsidRPr="001613AD">
        <w:rPr>
          <w:spacing w:val="-4"/>
        </w:rPr>
        <w:t xml:space="preserve"> Language) - язык разметки, используемый для инициализации объектов в технологиях на платформе .NET. Применительно к WPF (а также к </w:t>
      </w:r>
      <w:proofErr w:type="spellStart"/>
      <w:r w:rsidRPr="001613AD">
        <w:rPr>
          <w:spacing w:val="-4"/>
        </w:rPr>
        <w:t>Silverlight</w:t>
      </w:r>
      <w:proofErr w:type="spellEnd"/>
      <w:r w:rsidRPr="001613AD">
        <w:rPr>
          <w:spacing w:val="-4"/>
        </w:rPr>
        <w:t xml:space="preserve">) данный язык используется прежде всего для создания пользовательского интерфейса декларативным путем. </w:t>
      </w:r>
    </w:p>
    <w:p w14:paraId="30E6DB5C" w14:textId="77777777" w:rsidR="00863300" w:rsidRPr="001613AD" w:rsidRDefault="00863300" w:rsidP="00863300">
      <w:pPr>
        <w:pStyle w:val="a0"/>
        <w:rPr>
          <w:spacing w:val="-6"/>
        </w:rPr>
      </w:pPr>
      <w:r w:rsidRPr="001613AD">
        <w:rPr>
          <w:spacing w:val="-6"/>
        </w:rPr>
        <w:t xml:space="preserve">XAML </w:t>
      </w:r>
      <w:r>
        <w:rPr>
          <w:spacing w:val="-6"/>
        </w:rPr>
        <w:t>–</w:t>
      </w:r>
      <w:r w:rsidRPr="001613AD">
        <w:rPr>
          <w:spacing w:val="-6"/>
        </w:rPr>
        <w:t xml:space="preserve"> не является обязательной частью приложения, мы можем обходиться без него, создавая все элементы в файле связанного с ним кода на языке C#. Однако использование XAML все-таки несет некоторые преимущества:</w:t>
      </w:r>
    </w:p>
    <w:p w14:paraId="237A18F0" w14:textId="77777777" w:rsidR="00863300" w:rsidRPr="001613AD" w:rsidRDefault="00863300" w:rsidP="00863300">
      <w:pPr>
        <w:pStyle w:val="a0"/>
        <w:numPr>
          <w:ilvl w:val="0"/>
          <w:numId w:val="7"/>
        </w:numPr>
        <w:ind w:left="0" w:firstLine="709"/>
        <w:rPr>
          <w:spacing w:val="4"/>
        </w:rPr>
      </w:pPr>
      <w:r w:rsidRPr="001613AD">
        <w:rPr>
          <w:spacing w:val="4"/>
        </w:rPr>
        <w:t>возможность отделить графический интерфейс от логики приложения, благодаря чему над разными частями приложения могут относительно автономно работать разные специалисты: над интерфейсом - дизайнеры, над кодом логики – программисты;</w:t>
      </w:r>
    </w:p>
    <w:p w14:paraId="1E1B71BA" w14:textId="77777777" w:rsidR="00863300" w:rsidRDefault="00863300" w:rsidP="00863300">
      <w:pPr>
        <w:pStyle w:val="a0"/>
        <w:numPr>
          <w:ilvl w:val="0"/>
          <w:numId w:val="7"/>
        </w:numPr>
        <w:ind w:left="0" w:firstLine="709"/>
      </w:pPr>
      <w:r>
        <w:t>компактность, понятность, простая поддержка кода.</w:t>
      </w:r>
    </w:p>
    <w:p w14:paraId="1DE6AB70" w14:textId="04D70E6E" w:rsidR="00863300" w:rsidRDefault="00863300" w:rsidP="00863300">
      <w:pPr>
        <w:pStyle w:val="a0"/>
      </w:pPr>
      <w:r>
        <w:t xml:space="preserve">Разработка интерфейса осуществлялась с использованием стандартных элементов, предлагаемых средой разработки </w:t>
      </w:r>
      <w:r>
        <w:rPr>
          <w:lang w:val="en-US"/>
        </w:rPr>
        <w:t>Visual</w:t>
      </w:r>
      <w:r w:rsidRPr="00BF40E2">
        <w:t xml:space="preserve"> </w:t>
      </w:r>
      <w:r>
        <w:rPr>
          <w:lang w:val="en-US"/>
        </w:rPr>
        <w:t>Studio</w:t>
      </w:r>
      <w:r w:rsidRPr="00BF40E2">
        <w:t>.</w:t>
      </w:r>
      <w:r w:rsidR="00DF2CC7" w:rsidRPr="00DF2CC7">
        <w:t xml:space="preserve"> </w:t>
      </w:r>
      <w:r w:rsidR="00DF2CC7">
        <w:t>Конечный вариант представлен на рисунке 3.</w:t>
      </w:r>
      <w:r w:rsidR="004C52F6">
        <w:rPr>
          <w:lang w:val="en-US"/>
        </w:rPr>
        <w:t>1</w:t>
      </w:r>
      <w:r w:rsidR="00DF2CC7">
        <w:t>.</w:t>
      </w:r>
    </w:p>
    <w:p w14:paraId="4DBE89C2" w14:textId="3D18E9B3" w:rsidR="00DF2CC7" w:rsidRDefault="00DF2CC7" w:rsidP="004C52F6">
      <w:pPr>
        <w:pStyle w:val="a0"/>
        <w:ind w:firstLine="0"/>
        <w:jc w:val="center"/>
      </w:pPr>
      <w:r w:rsidRPr="00DF2CC7">
        <w:rPr>
          <w:noProof/>
        </w:rPr>
        <w:drawing>
          <wp:inline distT="0" distB="0" distL="0" distR="0" wp14:anchorId="4082A104" wp14:editId="466C9D5C">
            <wp:extent cx="6480175" cy="3968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4706" w14:textId="4D68F0CA" w:rsidR="00DF2CC7" w:rsidRDefault="00DF2CC7" w:rsidP="00DF2CC7">
      <w:pPr>
        <w:pStyle w:val="Imagetitle"/>
      </w:pPr>
      <w:r>
        <w:t>Рисунок 3.</w:t>
      </w:r>
      <w:r w:rsidR="004C52F6" w:rsidRPr="00B20F91">
        <w:rPr>
          <w:rPrChange w:id="9" w:author="Shadow Wolf" w:date="2023-05-10T11:10:00Z">
            <w:rPr>
              <w:lang w:val="en-US"/>
            </w:rPr>
          </w:rPrChange>
        </w:rPr>
        <w:t>1</w:t>
      </w:r>
      <w:r>
        <w:t xml:space="preserve"> – Интерфейс приложения</w:t>
      </w:r>
    </w:p>
    <w:p w14:paraId="0EB298C4" w14:textId="3D7C5AC5" w:rsidR="00DF2CC7" w:rsidRDefault="00DF2CC7" w:rsidP="00DF2CC7">
      <w:pPr>
        <w:pStyle w:val="a0"/>
      </w:pPr>
      <w:r w:rsidRPr="00BF40E2">
        <w:t>Листинг исходного кода XAML представлен в приложении А.</w:t>
      </w:r>
    </w:p>
    <w:p w14:paraId="7FCA5D7A" w14:textId="77777777" w:rsidR="00DF2CC7" w:rsidRPr="00DF2CC7" w:rsidRDefault="00DF2CC7" w:rsidP="00DF2CC7">
      <w:pPr>
        <w:pStyle w:val="a0"/>
        <w:jc w:val="center"/>
      </w:pPr>
    </w:p>
    <w:p w14:paraId="0657F0B7" w14:textId="2D8A7D55" w:rsidR="00863300" w:rsidRDefault="00863300" w:rsidP="00863300">
      <w:pPr>
        <w:pStyle w:val="a"/>
        <w:numPr>
          <w:ilvl w:val="1"/>
          <w:numId w:val="9"/>
        </w:numPr>
      </w:pPr>
      <w:bookmarkStart w:id="10" w:name="_Toc102315904"/>
      <w:r>
        <w:t xml:space="preserve"> Структура проекта, классы и методы</w:t>
      </w:r>
      <w:bookmarkEnd w:id="10"/>
    </w:p>
    <w:p w14:paraId="7ABCC77F" w14:textId="12D15334" w:rsidR="00863300" w:rsidRDefault="00863300" w:rsidP="004C52F6">
      <w:pPr>
        <w:pStyle w:val="a0"/>
      </w:pPr>
      <w:r>
        <w:t xml:space="preserve">Приложение было разработано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 w:rsidRPr="004821F1">
        <w:t xml:space="preserve"> </w:t>
      </w:r>
      <w:r>
        <w:rPr>
          <w:lang w:val="en-US"/>
        </w:rPr>
        <w:t>Studio</w:t>
      </w:r>
      <w:r>
        <w:t xml:space="preserve"> и представляет собой единый проект</w:t>
      </w:r>
      <w:r w:rsidR="004C52F6">
        <w:t>, структура которого представлена на рисунке 3.</w:t>
      </w:r>
      <w:r w:rsidR="004C52F6" w:rsidRPr="004C52F6">
        <w:t>2</w:t>
      </w:r>
      <w:r w:rsidR="004C52F6">
        <w:t>.</w:t>
      </w:r>
    </w:p>
    <w:p w14:paraId="2999258D" w14:textId="7E3AB9A2" w:rsidR="004C52F6" w:rsidRDefault="004C52F6" w:rsidP="004C52F6">
      <w:pPr>
        <w:pStyle w:val="a0"/>
        <w:jc w:val="center"/>
      </w:pPr>
      <w:bookmarkStart w:id="11" w:name="_Hlk134619989"/>
      <w:r w:rsidRPr="004C52F6">
        <w:rPr>
          <w:noProof/>
        </w:rPr>
        <w:lastRenderedPageBreak/>
        <w:drawing>
          <wp:inline distT="0" distB="0" distL="0" distR="0" wp14:anchorId="4516FC2C" wp14:editId="1DD4ED6B">
            <wp:extent cx="2953162" cy="3810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83A0" w14:textId="7F2E63D5" w:rsidR="004C52F6" w:rsidRDefault="004C52F6" w:rsidP="004C52F6">
      <w:pPr>
        <w:pStyle w:val="Imagetitle"/>
      </w:pPr>
      <w:r>
        <w:t>Рисунок 3.</w:t>
      </w:r>
      <w:r w:rsidRPr="00B20F91">
        <w:rPr>
          <w:rPrChange w:id="12" w:author="Shadow Wolf" w:date="2023-05-10T11:10:00Z">
            <w:rPr>
              <w:lang w:val="en-US"/>
            </w:rPr>
          </w:rPrChange>
        </w:rPr>
        <w:t>2</w:t>
      </w:r>
      <w:r>
        <w:t xml:space="preserve"> – Структура проекта</w:t>
      </w:r>
    </w:p>
    <w:p w14:paraId="2AA5087D" w14:textId="77777777" w:rsidR="004C52F6" w:rsidRDefault="004C52F6" w:rsidP="004C52F6">
      <w:pPr>
        <w:pStyle w:val="a0"/>
        <w:jc w:val="center"/>
      </w:pPr>
    </w:p>
    <w:p w14:paraId="373E4986" w14:textId="628C98C4" w:rsidR="00863300" w:rsidRDefault="00863300" w:rsidP="00863300">
      <w:pPr>
        <w:pStyle w:val="a0"/>
      </w:pPr>
      <w:r>
        <w:t xml:space="preserve">Самыми важными объектами в данной структуре являются объекты: </w:t>
      </w:r>
      <w:proofErr w:type="spellStart"/>
      <w:r>
        <w:rPr>
          <w:lang w:val="en-US"/>
        </w:rPr>
        <w:t>MainWindow</w:t>
      </w:r>
      <w:proofErr w:type="spellEnd"/>
      <w:r w:rsidRPr="006B5D27">
        <w:t>.</w:t>
      </w:r>
      <w:proofErr w:type="spellStart"/>
      <w:r>
        <w:rPr>
          <w:lang w:val="en-US"/>
        </w:rPr>
        <w:t>xaml</w:t>
      </w:r>
      <w:proofErr w:type="spellEnd"/>
      <w:r w:rsidRPr="006B5D27">
        <w:t xml:space="preserve">, </w:t>
      </w:r>
      <w:proofErr w:type="spellStart"/>
      <w:r>
        <w:rPr>
          <w:lang w:val="en-US"/>
        </w:rPr>
        <w:t>MainWindow</w:t>
      </w:r>
      <w:proofErr w:type="spellEnd"/>
      <w:r w:rsidRPr="006B5D27">
        <w:t>.</w:t>
      </w:r>
      <w:proofErr w:type="spellStart"/>
      <w:r>
        <w:rPr>
          <w:lang w:val="en-US"/>
        </w:rPr>
        <w:t>xaml</w:t>
      </w:r>
      <w:proofErr w:type="spellEnd"/>
      <w:r w:rsidRPr="006B5D27">
        <w:t>.</w:t>
      </w:r>
      <w:r>
        <w:rPr>
          <w:lang w:val="en-US"/>
        </w:rPr>
        <w:t>cs</w:t>
      </w:r>
      <w:r w:rsidRPr="006B5D27">
        <w:t>.</w:t>
      </w:r>
    </w:p>
    <w:p w14:paraId="6B977337" w14:textId="77777777" w:rsidR="00863300" w:rsidRDefault="00863300" w:rsidP="00863300">
      <w:pPr>
        <w:pStyle w:val="a0"/>
      </w:pPr>
      <w:proofErr w:type="spellStart"/>
      <w:r>
        <w:rPr>
          <w:lang w:val="en-US"/>
        </w:rPr>
        <w:t>MainWindow</w:t>
      </w:r>
      <w:proofErr w:type="spellEnd"/>
      <w:r w:rsidRPr="00E754CA">
        <w:t>.</w:t>
      </w:r>
      <w:proofErr w:type="spellStart"/>
      <w:r>
        <w:rPr>
          <w:lang w:val="en-US"/>
        </w:rPr>
        <w:t>xaml</w:t>
      </w:r>
      <w:proofErr w:type="spellEnd"/>
      <w:r>
        <w:t xml:space="preserve"> отвечает за графический интерфейс приложения. Подробно он был описан в предыдущем разделе.</w:t>
      </w:r>
    </w:p>
    <w:p w14:paraId="5C810E5A" w14:textId="65BBB391" w:rsidR="00863300" w:rsidRDefault="00863300" w:rsidP="00863300">
      <w:pPr>
        <w:pStyle w:val="a0"/>
      </w:pPr>
      <w:proofErr w:type="spellStart"/>
      <w:r>
        <w:rPr>
          <w:lang w:val="en-US"/>
        </w:rPr>
        <w:t>MainWindow</w:t>
      </w:r>
      <w:proofErr w:type="spellEnd"/>
      <w:r w:rsidRPr="00161059">
        <w:t>.</w:t>
      </w:r>
      <w:proofErr w:type="spellStart"/>
      <w:r>
        <w:rPr>
          <w:lang w:val="en-US"/>
        </w:rPr>
        <w:t>xaml</w:t>
      </w:r>
      <w:proofErr w:type="spellEnd"/>
      <w:r w:rsidRPr="00161059">
        <w:t>.</w:t>
      </w:r>
      <w:r>
        <w:rPr>
          <w:lang w:val="en-US"/>
        </w:rPr>
        <w:t>cs</w:t>
      </w:r>
      <w:r>
        <w:t xml:space="preserve"> является классом </w:t>
      </w:r>
      <w:r>
        <w:rPr>
          <w:lang w:val="en-US"/>
        </w:rPr>
        <w:t>C</w:t>
      </w:r>
      <w:r w:rsidRPr="006B5D27">
        <w:t>#</w:t>
      </w:r>
      <w:r>
        <w:t xml:space="preserve">, который инициализирует программный компонент, а также содержит обработчики событий для всех </w:t>
      </w:r>
      <w:r>
        <w:rPr>
          <w:lang w:val="en-US"/>
        </w:rPr>
        <w:t>UI</w:t>
      </w:r>
      <w:r w:rsidRPr="006B5D27">
        <w:t xml:space="preserve"> </w:t>
      </w:r>
      <w:r>
        <w:t>элементов интерфейса.</w:t>
      </w:r>
    </w:p>
    <w:p w14:paraId="017B6A3A" w14:textId="14D2C84C" w:rsidR="00863300" w:rsidRPr="004C52F6" w:rsidRDefault="00863300" w:rsidP="00863300">
      <w:pPr>
        <w:pStyle w:val="a0"/>
        <w:rPr>
          <w:spacing w:val="4"/>
        </w:rPr>
      </w:pPr>
      <w:r>
        <w:rPr>
          <w:spacing w:val="4"/>
        </w:rPr>
        <w:t>И</w:t>
      </w:r>
      <w:r w:rsidRPr="00294D69">
        <w:rPr>
          <w:spacing w:val="4"/>
        </w:rPr>
        <w:t xml:space="preserve">менно этот класс с помощью описанных методов может </w:t>
      </w:r>
      <w:r>
        <w:rPr>
          <w:spacing w:val="4"/>
        </w:rPr>
        <w:t>определить</w:t>
      </w:r>
      <w:r w:rsidRPr="00294D69">
        <w:rPr>
          <w:spacing w:val="4"/>
        </w:rPr>
        <w:t xml:space="preserve"> размер, генерировать</w:t>
      </w:r>
      <w:r>
        <w:rPr>
          <w:spacing w:val="4"/>
        </w:rPr>
        <w:t xml:space="preserve"> и отображать хэш</w:t>
      </w:r>
      <w:r w:rsidRPr="00294D69">
        <w:rPr>
          <w:spacing w:val="4"/>
        </w:rPr>
        <w:t>.</w:t>
      </w:r>
      <w:r w:rsidR="004C52F6" w:rsidRPr="004C52F6">
        <w:rPr>
          <w:spacing w:val="4"/>
        </w:rPr>
        <w:t xml:space="preserve"> </w:t>
      </w:r>
      <w:r w:rsidR="004C52F6">
        <w:t>Его</w:t>
      </w:r>
      <w:r w:rsidR="004C52F6" w:rsidRPr="00161059">
        <w:t xml:space="preserve"> </w:t>
      </w:r>
      <w:r w:rsidR="004C52F6">
        <w:t>структурная схема представлена на рисунке 3.</w:t>
      </w:r>
      <w:r w:rsidR="004C52F6" w:rsidRPr="004C52F6">
        <w:t>3</w:t>
      </w:r>
      <w:r w:rsidR="004C52F6">
        <w:t>.</w:t>
      </w:r>
    </w:p>
    <w:p w14:paraId="591919EE" w14:textId="58D24343" w:rsidR="00DF2CC7" w:rsidRDefault="005F2DBB">
      <w:pPr>
        <w:pStyle w:val="a0"/>
        <w:jc w:val="center"/>
        <w:rPr>
          <w:spacing w:val="4"/>
        </w:rPr>
        <w:pPrChange w:id="13" w:author="Shadow Wolf" w:date="2023-05-10T13:12:00Z">
          <w:pPr>
            <w:pStyle w:val="a0"/>
          </w:pPr>
        </w:pPrChange>
      </w:pPr>
      <w:ins w:id="14" w:author="Shadow Wolf" w:date="2023-05-10T13:12:00Z">
        <w:r w:rsidRPr="005F2DBB">
          <w:rPr>
            <w:noProof/>
            <w:spacing w:val="4"/>
          </w:rPr>
          <w:lastRenderedPageBreak/>
          <w:drawing>
            <wp:inline distT="0" distB="0" distL="0" distR="0" wp14:anchorId="516B70E8" wp14:editId="21D764E7">
              <wp:extent cx="2057687" cy="3886742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57687" cy="38867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E3FC2" w:rsidRPr="00CE3FC2">
          <w:rPr>
            <w:noProof/>
            <w:spacing w:val="4"/>
          </w:rPr>
          <w:drawing>
            <wp:inline distT="0" distB="0" distL="0" distR="0" wp14:anchorId="156B4DC4" wp14:editId="5093054F">
              <wp:extent cx="2162477" cy="5830114"/>
              <wp:effectExtent l="0" t="0" r="9525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62477" cy="58301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4BE331" w14:textId="5A07C0A9" w:rsidR="004C52F6" w:rsidRPr="00B20F91" w:rsidRDefault="004C52F6" w:rsidP="004C52F6">
      <w:pPr>
        <w:pStyle w:val="Imagetitle"/>
        <w:rPr>
          <w:rPrChange w:id="15" w:author="Shadow Wolf" w:date="2023-05-10T11:10:00Z">
            <w:rPr>
              <w:lang w:val="en-US"/>
            </w:rPr>
          </w:rPrChange>
        </w:rPr>
      </w:pPr>
      <w:r>
        <w:t>Рисунок</w:t>
      </w:r>
      <w:ins w:id="16" w:author="Shadow Wolf" w:date="2023-05-10T13:12:00Z">
        <w:r w:rsidR="005F2DBB">
          <w:t xml:space="preserve">и </w:t>
        </w:r>
      </w:ins>
      <w:r>
        <w:t xml:space="preserve"> 3.</w:t>
      </w:r>
      <w:r w:rsidRPr="004C52F6">
        <w:t>3</w:t>
      </w:r>
      <w:ins w:id="17" w:author="Shadow Wolf" w:date="2023-05-10T13:12:00Z">
        <w:r w:rsidR="005F2DBB">
          <w:t xml:space="preserve"> и 3.4</w:t>
        </w:r>
      </w:ins>
      <w:r>
        <w:t xml:space="preserve"> – Структурная схема класса </w:t>
      </w:r>
      <w:r>
        <w:rPr>
          <w:lang w:val="en-US"/>
        </w:rPr>
        <w:t>MainWindow</w:t>
      </w:r>
      <w:r w:rsidRPr="006B5D27">
        <w:t>.</w:t>
      </w:r>
      <w:r>
        <w:rPr>
          <w:lang w:val="en-US"/>
        </w:rPr>
        <w:t>xaml</w:t>
      </w:r>
      <w:r w:rsidRPr="006B5D27">
        <w:t>.</w:t>
      </w:r>
      <w:r>
        <w:rPr>
          <w:lang w:val="en-US"/>
        </w:rPr>
        <w:t>cs</w:t>
      </w:r>
    </w:p>
    <w:p w14:paraId="0BA6E114" w14:textId="645635B0" w:rsidR="00B20F91" w:rsidRPr="00294D69" w:rsidRDefault="00B20F91" w:rsidP="00B20F91">
      <w:pPr>
        <w:pStyle w:val="a0"/>
        <w:rPr>
          <w:ins w:id="18" w:author="Shadow Wolf" w:date="2023-05-10T11:10:00Z"/>
          <w:spacing w:val="4"/>
        </w:rPr>
      </w:pPr>
      <w:ins w:id="19" w:author="Shadow Wolf" w:date="2023-05-10T11:10:00Z">
        <w:r w:rsidRPr="00294D69">
          <w:rPr>
            <w:spacing w:val="4"/>
          </w:rPr>
          <w:t>Как можно заметить</w:t>
        </w:r>
        <w:r w:rsidRPr="0072737A">
          <w:rPr>
            <w:spacing w:val="4"/>
          </w:rPr>
          <w:t>,</w:t>
        </w:r>
        <w:r w:rsidRPr="00294D69">
          <w:rPr>
            <w:spacing w:val="4"/>
          </w:rPr>
          <w:t xml:space="preserve"> именно этот класс с помощью описанных методов может</w:t>
        </w:r>
      </w:ins>
      <w:ins w:id="20" w:author="Shadow Wolf" w:date="2023-05-10T11:11:00Z">
        <w:r>
          <w:rPr>
            <w:spacing w:val="4"/>
          </w:rPr>
          <w:t xml:space="preserve"> с</w:t>
        </w:r>
      </w:ins>
      <w:ins w:id="21" w:author="Shadow Wolf" w:date="2023-05-10T11:10:00Z">
        <w:r w:rsidRPr="00294D69">
          <w:rPr>
            <w:spacing w:val="4"/>
          </w:rPr>
          <w:t xml:space="preserve">генерировать </w:t>
        </w:r>
        <w:r>
          <w:rPr>
            <w:spacing w:val="4"/>
          </w:rPr>
          <w:t>х</w:t>
        </w:r>
      </w:ins>
      <w:ins w:id="22" w:author="Shadow Wolf" w:date="2023-05-10T11:12:00Z">
        <w:r>
          <w:rPr>
            <w:spacing w:val="4"/>
          </w:rPr>
          <w:t>э</w:t>
        </w:r>
      </w:ins>
      <w:ins w:id="23" w:author="Shadow Wolf" w:date="2023-05-10T11:10:00Z">
        <w:r>
          <w:rPr>
            <w:spacing w:val="4"/>
          </w:rPr>
          <w:t>ш</w:t>
        </w:r>
        <w:r w:rsidRPr="00294D69">
          <w:rPr>
            <w:spacing w:val="4"/>
          </w:rPr>
          <w:t>,</w:t>
        </w:r>
      </w:ins>
      <w:ins w:id="24" w:author="Shadow Wolf" w:date="2023-05-10T11:11:00Z">
        <w:r>
          <w:rPr>
            <w:spacing w:val="4"/>
          </w:rPr>
          <w:t xml:space="preserve"> можно выбрать его длину, </w:t>
        </w:r>
      </w:ins>
      <w:ins w:id="25" w:author="Shadow Wolf" w:date="2023-05-10T11:12:00Z">
        <w:r>
          <w:rPr>
            <w:spacing w:val="4"/>
          </w:rPr>
          <w:t xml:space="preserve">поставить авто-получение хэша, загрузка </w:t>
        </w:r>
      </w:ins>
      <w:ins w:id="26" w:author="Shadow Wolf" w:date="2023-05-10T11:13:00Z">
        <w:r>
          <w:rPr>
            <w:spacing w:val="4"/>
          </w:rPr>
          <w:t xml:space="preserve">текста с </w:t>
        </w:r>
        <w:r w:rsidRPr="00B20F91">
          <w:rPr>
            <w:spacing w:val="4"/>
            <w:rPrChange w:id="27" w:author="Shadow Wolf" w:date="2023-05-10T11:13:00Z">
              <w:rPr>
                <w:spacing w:val="4"/>
                <w:lang w:val="en-US"/>
              </w:rPr>
            </w:rPrChange>
          </w:rPr>
          <w:t>*.</w:t>
        </w:r>
        <w:r>
          <w:rPr>
            <w:spacing w:val="4"/>
            <w:lang w:val="en-US"/>
          </w:rPr>
          <w:t>txt</w:t>
        </w:r>
        <w:r w:rsidRPr="00B20F91">
          <w:rPr>
            <w:spacing w:val="4"/>
            <w:rPrChange w:id="28" w:author="Shadow Wolf" w:date="2023-05-10T11:13:00Z">
              <w:rPr>
                <w:spacing w:val="4"/>
                <w:lang w:val="en-US"/>
              </w:rPr>
            </w:rPrChange>
          </w:rPr>
          <w:t xml:space="preserve"> </w:t>
        </w:r>
        <w:r>
          <w:rPr>
            <w:spacing w:val="4"/>
          </w:rPr>
          <w:t>файла и сохранение его в файл. Также можно рассмотреть поэтапно результаты алгорит</w:t>
        </w:r>
      </w:ins>
      <w:ins w:id="29" w:author="Shadow Wolf" w:date="2023-05-10T11:14:00Z">
        <w:r>
          <w:rPr>
            <w:spacing w:val="4"/>
          </w:rPr>
          <w:t xml:space="preserve">мов </w:t>
        </w:r>
        <w:r>
          <w:rPr>
            <w:spacing w:val="4"/>
            <w:lang w:val="en-US"/>
          </w:rPr>
          <w:t>Keccak</w:t>
        </w:r>
        <w:r>
          <w:rPr>
            <w:spacing w:val="4"/>
          </w:rPr>
          <w:t xml:space="preserve"> с изображениями этапов.</w:t>
        </w:r>
      </w:ins>
    </w:p>
    <w:p w14:paraId="67C3D3CD" w14:textId="14F810BD" w:rsidR="00C1738F" w:rsidRPr="00F63374" w:rsidDel="00B20F91" w:rsidRDefault="00C1738F">
      <w:pPr>
        <w:pStyle w:val="Imagetitle"/>
        <w:tabs>
          <w:tab w:val="left" w:pos="1896"/>
        </w:tabs>
        <w:jc w:val="both"/>
        <w:rPr>
          <w:del w:id="30" w:author="Shadow Wolf" w:date="2023-05-10T11:10:00Z"/>
        </w:rPr>
        <w:pPrChange w:id="31" w:author="Shadow Wolf" w:date="2023-05-10T11:10:00Z">
          <w:pPr>
            <w:pStyle w:val="Imagetitle"/>
          </w:pPr>
        </w:pPrChange>
      </w:pPr>
    </w:p>
    <w:p w14:paraId="34AA7880" w14:textId="77777777" w:rsidR="00C1738F" w:rsidRDefault="00C1738F" w:rsidP="00C1738F">
      <w:pPr>
        <w:pStyle w:val="a0"/>
      </w:pPr>
      <w:r>
        <w:t>Листинг кода классов представлен в приложении Б.</w:t>
      </w:r>
    </w:p>
    <w:bookmarkEnd w:id="11"/>
    <w:p w14:paraId="6F47E85F" w14:textId="5A56833E" w:rsidR="00C1738F" w:rsidRDefault="00C1738F" w:rsidP="004C52F6">
      <w:pPr>
        <w:pStyle w:val="Imagetitle"/>
        <w:rPr>
          <w:ins w:id="32" w:author="Shadow Wolf" w:date="2023-05-10T11:14:00Z"/>
        </w:rPr>
      </w:pPr>
    </w:p>
    <w:p w14:paraId="43F5C75A" w14:textId="46ED9BC4" w:rsidR="00B20F91" w:rsidRDefault="00B20F91" w:rsidP="004C52F6">
      <w:pPr>
        <w:pStyle w:val="Imagetitle"/>
        <w:rPr>
          <w:ins w:id="33" w:author="Shadow Wolf" w:date="2023-05-10T11:14:00Z"/>
        </w:rPr>
      </w:pPr>
    </w:p>
    <w:p w14:paraId="247D8067" w14:textId="7DB3ACDB" w:rsidR="00B20F91" w:rsidRDefault="00B20F91" w:rsidP="004C52F6">
      <w:pPr>
        <w:pStyle w:val="Imagetitle"/>
        <w:rPr>
          <w:ins w:id="34" w:author="Shadow Wolf" w:date="2023-05-10T11:14:00Z"/>
        </w:rPr>
      </w:pPr>
    </w:p>
    <w:p w14:paraId="70FB4BA9" w14:textId="73928734" w:rsidR="00B20F91" w:rsidRDefault="00B20F91" w:rsidP="004C52F6">
      <w:pPr>
        <w:pStyle w:val="Imagetitle"/>
        <w:rPr>
          <w:ins w:id="35" w:author="Shadow Wolf" w:date="2023-05-10T11:14:00Z"/>
        </w:rPr>
      </w:pPr>
    </w:p>
    <w:p w14:paraId="5759DCFC" w14:textId="2D7F9C92" w:rsidR="00B20F91" w:rsidRDefault="00B20F91" w:rsidP="004C52F6">
      <w:pPr>
        <w:pStyle w:val="Imagetitle"/>
        <w:rPr>
          <w:ins w:id="36" w:author="Shadow Wolf" w:date="2023-05-10T11:14:00Z"/>
        </w:rPr>
      </w:pPr>
    </w:p>
    <w:p w14:paraId="13A64B88" w14:textId="7684F831" w:rsidR="00B20F91" w:rsidRDefault="00B20F91" w:rsidP="004C52F6">
      <w:pPr>
        <w:pStyle w:val="Imagetitle"/>
        <w:rPr>
          <w:ins w:id="37" w:author="Shadow Wolf" w:date="2023-05-10T14:05:00Z"/>
        </w:rPr>
      </w:pPr>
    </w:p>
    <w:p w14:paraId="663278D8" w14:textId="3952D8DA" w:rsidR="003A7C3C" w:rsidRDefault="003A7C3C" w:rsidP="004C52F6">
      <w:pPr>
        <w:pStyle w:val="Imagetitle"/>
        <w:rPr>
          <w:ins w:id="38" w:author="Shadow Wolf" w:date="2023-05-10T14:05:00Z"/>
        </w:rPr>
      </w:pPr>
    </w:p>
    <w:p w14:paraId="3A55E9A1" w14:textId="4BC01042" w:rsidR="003A7C3C" w:rsidRDefault="003A7C3C" w:rsidP="004C52F6">
      <w:pPr>
        <w:pStyle w:val="Imagetitle"/>
        <w:rPr>
          <w:ins w:id="39" w:author="Shadow Wolf" w:date="2023-05-10T14:05:00Z"/>
        </w:rPr>
      </w:pPr>
    </w:p>
    <w:p w14:paraId="223C9D7A" w14:textId="14C30173" w:rsidR="003A7C3C" w:rsidRPr="003A7C3C" w:rsidRDefault="003A7C3C" w:rsidP="004C52F6">
      <w:pPr>
        <w:pStyle w:val="Imagetitle"/>
        <w:rPr>
          <w:lang w:val="en-US"/>
          <w:rPrChange w:id="40" w:author="Shadow Wolf" w:date="2023-05-10T14:05:00Z">
            <w:rPr/>
          </w:rPrChange>
        </w:rPr>
      </w:pPr>
    </w:p>
    <w:p w14:paraId="5C094EB7" w14:textId="77777777" w:rsidR="00B20F91" w:rsidRPr="00B20F91" w:rsidRDefault="00B20F91" w:rsidP="00B20F91">
      <w:pPr>
        <w:pStyle w:val="a0"/>
        <w:numPr>
          <w:ilvl w:val="0"/>
          <w:numId w:val="4"/>
        </w:numPr>
        <w:rPr>
          <w:ins w:id="41" w:author="Shadow Wolf" w:date="2023-05-10T11:15:00Z"/>
          <w:b/>
          <w:bCs/>
          <w:spacing w:val="4"/>
        </w:rPr>
      </w:pPr>
      <w:bookmarkStart w:id="42" w:name="_Toc67834681"/>
      <w:bookmarkStart w:id="43" w:name="_Toc71560502"/>
      <w:bookmarkStart w:id="44" w:name="_Toc102315905"/>
      <w:ins w:id="45" w:author="Shadow Wolf" w:date="2023-05-10T11:15:00Z">
        <w:r w:rsidRPr="00B20F91">
          <w:rPr>
            <w:b/>
            <w:bCs/>
            <w:spacing w:val="4"/>
          </w:rPr>
          <w:lastRenderedPageBreak/>
          <w:t>Тестирование программного средства</w:t>
        </w:r>
        <w:bookmarkEnd w:id="42"/>
        <w:bookmarkEnd w:id="43"/>
        <w:bookmarkEnd w:id="44"/>
      </w:ins>
    </w:p>
    <w:p w14:paraId="43E12B6E" w14:textId="083654FE" w:rsidR="004C52F6" w:rsidRDefault="00B20F91" w:rsidP="00863300">
      <w:pPr>
        <w:pStyle w:val="a0"/>
        <w:rPr>
          <w:ins w:id="46" w:author="Shadow Wolf" w:date="2023-05-10T11:15:00Z"/>
          <w:spacing w:val="4"/>
        </w:rPr>
      </w:pPr>
      <w:ins w:id="47" w:author="Shadow Wolf" w:date="2023-05-10T11:15:00Z">
        <w:r w:rsidRPr="00B20F91">
          <w:rPr>
            <w:spacing w:val="4"/>
          </w:rPr>
          <w:t>На данном этапе курсового проекта проведем тестирование разработанного приложения, чтобы удостовериться в правильности выполнения функция, а также проверить программу на отказоустойчивость.</w:t>
        </w:r>
      </w:ins>
    </w:p>
    <w:p w14:paraId="276754F0" w14:textId="61EF18D5" w:rsidR="00B20F91" w:rsidRDefault="00F64017" w:rsidP="00863300">
      <w:pPr>
        <w:pStyle w:val="a0"/>
        <w:rPr>
          <w:ins w:id="48" w:author="Shadow Wolf" w:date="2023-05-10T11:35:00Z"/>
          <w:spacing w:val="4"/>
        </w:rPr>
      </w:pPr>
      <w:ins w:id="49" w:author="Shadow Wolf" w:date="2023-05-10T11:33:00Z">
        <w:r>
          <w:rPr>
            <w:spacing w:val="4"/>
          </w:rPr>
          <w:t>Рассмотрим получение хэша. Кроме этого, здесь присутствует вывод кол</w:t>
        </w:r>
      </w:ins>
      <w:ins w:id="50" w:author="Shadow Wolf" w:date="2023-05-10T11:34:00Z">
        <w:r>
          <w:rPr>
            <w:spacing w:val="4"/>
          </w:rPr>
          <w:t>ичество символов сообщения, переключение между длинами хэшей, установка</w:t>
        </w:r>
      </w:ins>
      <w:ins w:id="51" w:author="Shadow Wolf" w:date="2023-05-10T11:35:00Z">
        <w:r>
          <w:rPr>
            <w:spacing w:val="4"/>
          </w:rPr>
          <w:t xml:space="preserve"> авто- или ручного получения хэша.</w:t>
        </w:r>
      </w:ins>
    </w:p>
    <w:p w14:paraId="2C987FD8" w14:textId="2DCCE082" w:rsidR="00F64017" w:rsidRPr="00B46538" w:rsidRDefault="00F64017" w:rsidP="00863300">
      <w:pPr>
        <w:pStyle w:val="a0"/>
        <w:rPr>
          <w:ins w:id="52" w:author="Shadow Wolf" w:date="2023-05-10T11:36:00Z"/>
          <w:spacing w:val="4"/>
        </w:rPr>
      </w:pPr>
      <w:ins w:id="53" w:author="Shadow Wolf" w:date="2023-05-10T11:35:00Z">
        <w:r>
          <w:rPr>
            <w:spacing w:val="4"/>
          </w:rPr>
          <w:t>Для начала проверим работу получения хэша</w:t>
        </w:r>
      </w:ins>
      <w:ins w:id="54" w:author="Shadow Wolf" w:date="2023-05-10T11:39:00Z">
        <w:r>
          <w:rPr>
            <w:spacing w:val="4"/>
          </w:rPr>
          <w:t xml:space="preserve">. Для его </w:t>
        </w:r>
      </w:ins>
      <w:ins w:id="55" w:author="Shadow Wolf" w:date="2023-05-10T11:40:00Z">
        <w:r>
          <w:rPr>
            <w:spacing w:val="4"/>
          </w:rPr>
          <w:t xml:space="preserve">получения, надо установить размер хэша (рисунок 4.2), </w:t>
        </w:r>
      </w:ins>
      <w:ins w:id="56" w:author="Shadow Wolf" w:date="2023-05-10T11:41:00Z">
        <w:r>
          <w:rPr>
            <w:spacing w:val="4"/>
          </w:rPr>
          <w:t>затем режим вывода (</w:t>
        </w:r>
      </w:ins>
      <w:ins w:id="57" w:author="Shadow Wolf" w:date="2023-05-10T11:42:00Z">
        <w:r>
          <w:rPr>
            <w:spacing w:val="4"/>
          </w:rPr>
          <w:t>рисунок 4.3</w:t>
        </w:r>
      </w:ins>
      <w:ins w:id="58" w:author="Shadow Wolf" w:date="2023-05-10T11:41:00Z">
        <w:r>
          <w:rPr>
            <w:spacing w:val="4"/>
          </w:rPr>
          <w:t>)</w:t>
        </w:r>
      </w:ins>
      <w:ins w:id="59" w:author="Shadow Wolf" w:date="2023-05-10T11:42:00Z">
        <w:r>
          <w:rPr>
            <w:spacing w:val="4"/>
          </w:rPr>
          <w:t xml:space="preserve"> после нажимаем </w:t>
        </w:r>
        <w:r w:rsidR="00B46538">
          <w:rPr>
            <w:spacing w:val="4"/>
          </w:rPr>
          <w:t xml:space="preserve">на кнопку </w:t>
        </w:r>
      </w:ins>
      <w:ins w:id="60" w:author="Shadow Wolf" w:date="2023-05-10T11:43:00Z">
        <w:r w:rsidR="00B46538">
          <w:rPr>
            <w:spacing w:val="4"/>
          </w:rPr>
          <w:t>«</w:t>
        </w:r>
      </w:ins>
      <w:ins w:id="61" w:author="Shadow Wolf" w:date="2023-05-10T11:42:00Z">
        <w:r w:rsidR="00B46538">
          <w:rPr>
            <w:spacing w:val="4"/>
            <w:lang w:val="en-US"/>
          </w:rPr>
          <w:t>Get</w:t>
        </w:r>
        <w:r w:rsidR="00B46538" w:rsidRPr="00B46538">
          <w:rPr>
            <w:spacing w:val="4"/>
            <w:rPrChange w:id="62" w:author="Shadow Wolf" w:date="2023-05-10T11:42:00Z">
              <w:rPr>
                <w:spacing w:val="4"/>
                <w:lang w:val="en-US"/>
              </w:rPr>
            </w:rPrChange>
          </w:rPr>
          <w:t xml:space="preserve"> </w:t>
        </w:r>
        <w:r w:rsidR="00B46538">
          <w:rPr>
            <w:spacing w:val="4"/>
            <w:lang w:val="en-US"/>
          </w:rPr>
          <w:t>Hash</w:t>
        </w:r>
      </w:ins>
      <w:ins w:id="63" w:author="Shadow Wolf" w:date="2023-05-10T11:43:00Z">
        <w:r w:rsidR="00B46538">
          <w:rPr>
            <w:spacing w:val="4"/>
          </w:rPr>
          <w:t>»</w:t>
        </w:r>
      </w:ins>
      <w:ins w:id="64" w:author="Shadow Wolf" w:date="2023-05-10T11:42:00Z">
        <w:r w:rsidR="00B46538" w:rsidRPr="00B46538">
          <w:rPr>
            <w:spacing w:val="4"/>
            <w:rPrChange w:id="65" w:author="Shadow Wolf" w:date="2023-05-10T11:42:00Z">
              <w:rPr>
                <w:spacing w:val="4"/>
                <w:lang w:val="en-US"/>
              </w:rPr>
            </w:rPrChange>
          </w:rPr>
          <w:t xml:space="preserve"> </w:t>
        </w:r>
      </w:ins>
      <w:ins w:id="66" w:author="Shadow Wolf" w:date="2023-05-10T11:43:00Z">
        <w:r w:rsidR="00B46538" w:rsidRPr="00B46538">
          <w:rPr>
            <w:spacing w:val="4"/>
            <w:rPrChange w:id="67" w:author="Shadow Wolf" w:date="2023-05-10T11:43:00Z">
              <w:rPr>
                <w:spacing w:val="4"/>
                <w:lang w:val="en-US"/>
              </w:rPr>
            </w:rPrChange>
          </w:rPr>
          <w:t>(</w:t>
        </w:r>
        <w:r w:rsidR="00B46538">
          <w:rPr>
            <w:spacing w:val="4"/>
          </w:rPr>
          <w:t>при режиме «</w:t>
        </w:r>
        <w:r w:rsidR="00B46538">
          <w:rPr>
            <w:spacing w:val="4"/>
            <w:lang w:val="en-US"/>
          </w:rPr>
          <w:t>Regular</w:t>
        </w:r>
        <w:r w:rsidR="00B46538">
          <w:rPr>
            <w:spacing w:val="4"/>
          </w:rPr>
          <w:t>»</w:t>
        </w:r>
        <w:r w:rsidR="00B46538" w:rsidRPr="00B46538">
          <w:rPr>
            <w:spacing w:val="4"/>
            <w:rPrChange w:id="68" w:author="Shadow Wolf" w:date="2023-05-10T11:43:00Z">
              <w:rPr>
                <w:spacing w:val="4"/>
                <w:lang w:val="en-US"/>
              </w:rPr>
            </w:rPrChange>
          </w:rPr>
          <w:t>)</w:t>
        </w:r>
        <w:r w:rsidR="00B46538">
          <w:rPr>
            <w:spacing w:val="4"/>
          </w:rPr>
          <w:t xml:space="preserve"> или автоматически получим при режиме «</w:t>
        </w:r>
        <w:r w:rsidR="00B46538">
          <w:rPr>
            <w:spacing w:val="4"/>
            <w:lang w:val="en-US"/>
          </w:rPr>
          <w:t>Auto</w:t>
        </w:r>
        <w:r w:rsidR="00B46538">
          <w:rPr>
            <w:spacing w:val="4"/>
          </w:rPr>
          <w:t>»</w:t>
        </w:r>
        <w:r w:rsidR="00B46538" w:rsidRPr="00B46538">
          <w:rPr>
            <w:spacing w:val="4"/>
            <w:rPrChange w:id="69" w:author="Shadow Wolf" w:date="2023-05-10T11:43:00Z">
              <w:rPr>
                <w:spacing w:val="4"/>
                <w:lang w:val="en-US"/>
              </w:rPr>
            </w:rPrChange>
          </w:rPr>
          <w:t>.</w:t>
        </w:r>
      </w:ins>
    </w:p>
    <w:p w14:paraId="3B0EE169" w14:textId="7489D5B2" w:rsidR="00B46538" w:rsidRDefault="00F64017" w:rsidP="00B46538">
      <w:pPr>
        <w:pStyle w:val="a0"/>
        <w:rPr>
          <w:ins w:id="70" w:author="Shadow Wolf" w:date="2023-05-10T11:44:00Z"/>
          <w:spacing w:val="4"/>
        </w:rPr>
      </w:pPr>
      <w:ins w:id="71" w:author="Shadow Wolf" w:date="2023-05-10T11:36:00Z">
        <w:r w:rsidRPr="00F64017">
          <w:rPr>
            <w:noProof/>
            <w:spacing w:val="4"/>
          </w:rPr>
          <w:drawing>
            <wp:inline distT="0" distB="0" distL="0" distR="0" wp14:anchorId="3ED2C761" wp14:editId="1CD9275C">
              <wp:extent cx="6480175" cy="2294255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22942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B5FDCD" w14:textId="6E26412F" w:rsidR="00B46538" w:rsidRDefault="00B46538" w:rsidP="00B46538">
      <w:pPr>
        <w:pStyle w:val="Imagetitle"/>
        <w:rPr>
          <w:ins w:id="72" w:author="Shadow Wolf" w:date="2023-05-10T11:44:00Z"/>
        </w:rPr>
      </w:pPr>
      <w:ins w:id="73" w:author="Shadow Wolf" w:date="2023-05-10T11:44:00Z">
        <w:r>
          <w:t>Рисунок 4.1 – Результат хэ</w:t>
        </w:r>
      </w:ins>
      <w:ins w:id="74" w:author="Shadow Wolf" w:date="2023-05-10T11:45:00Z">
        <w:r>
          <w:t>ширования</w:t>
        </w:r>
      </w:ins>
    </w:p>
    <w:p w14:paraId="66D809F8" w14:textId="77777777" w:rsidR="00B46538" w:rsidRDefault="00B46538">
      <w:pPr>
        <w:pStyle w:val="a0"/>
        <w:rPr>
          <w:ins w:id="75" w:author="Shadow Wolf" w:date="2023-05-10T11:37:00Z"/>
          <w:spacing w:val="4"/>
        </w:rPr>
      </w:pPr>
    </w:p>
    <w:p w14:paraId="19862C97" w14:textId="79B4EE2D" w:rsidR="00F64017" w:rsidRDefault="00F64017" w:rsidP="00B46538">
      <w:pPr>
        <w:pStyle w:val="a0"/>
        <w:jc w:val="center"/>
        <w:rPr>
          <w:ins w:id="76" w:author="Shadow Wolf" w:date="2023-05-10T11:45:00Z"/>
          <w:spacing w:val="4"/>
        </w:rPr>
      </w:pPr>
      <w:ins w:id="77" w:author="Shadow Wolf" w:date="2023-05-10T11:37:00Z">
        <w:r w:rsidRPr="00F64017">
          <w:rPr>
            <w:noProof/>
            <w:spacing w:val="4"/>
          </w:rPr>
          <w:drawing>
            <wp:inline distT="0" distB="0" distL="0" distR="0" wp14:anchorId="3B154799" wp14:editId="3A689C03">
              <wp:extent cx="1095528" cy="1457528"/>
              <wp:effectExtent l="0" t="0" r="9525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5528" cy="14575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78" w:author="Shadow Wolf" w:date="2023-05-10T11:38:00Z">
        <w:r w:rsidRPr="00F64017">
          <w:rPr>
            <w:noProof/>
            <w:spacing w:val="4"/>
          </w:rPr>
          <w:drawing>
            <wp:inline distT="0" distB="0" distL="0" distR="0" wp14:anchorId="5FA83056" wp14:editId="52533DCA">
              <wp:extent cx="1047896" cy="866896"/>
              <wp:effectExtent l="0" t="0" r="0" b="9525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47896" cy="866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97AA5F" w14:textId="0DD75DA8" w:rsidR="00B46538" w:rsidRDefault="00B46538" w:rsidP="00B46538">
      <w:pPr>
        <w:pStyle w:val="Imagetitle"/>
        <w:rPr>
          <w:ins w:id="79" w:author="Shadow Wolf" w:date="2023-05-10T11:51:00Z"/>
        </w:rPr>
      </w:pPr>
      <w:ins w:id="80" w:author="Shadow Wolf" w:date="2023-05-10T11:45:00Z">
        <w:r>
          <w:t xml:space="preserve">Рисунки 4.2 и 4.3 – </w:t>
        </w:r>
      </w:ins>
      <w:ins w:id="81" w:author="Shadow Wolf" w:date="2023-05-10T11:46:00Z">
        <w:r>
          <w:t>Размер и режим хэширований</w:t>
        </w:r>
      </w:ins>
    </w:p>
    <w:p w14:paraId="1A30A098" w14:textId="77777777" w:rsidR="00B46538" w:rsidRDefault="00B46538" w:rsidP="00B46538">
      <w:pPr>
        <w:pStyle w:val="Imagetitle"/>
        <w:rPr>
          <w:ins w:id="82" w:author="Shadow Wolf" w:date="2023-05-10T11:50:00Z"/>
        </w:rPr>
      </w:pPr>
    </w:p>
    <w:p w14:paraId="503C9BF0" w14:textId="77777777" w:rsidR="00395751" w:rsidRDefault="00B46538" w:rsidP="00B46538">
      <w:pPr>
        <w:pStyle w:val="Imagetitle"/>
        <w:ind w:firstLine="720"/>
        <w:jc w:val="both"/>
        <w:rPr>
          <w:ins w:id="83" w:author="Shadow Wolf" w:date="2023-05-10T11:56:00Z"/>
        </w:rPr>
      </w:pPr>
      <w:ins w:id="84" w:author="Shadow Wolf" w:date="2023-05-10T11:50:00Z">
        <w:r>
          <w:t xml:space="preserve">Теперь рассмотрим </w:t>
        </w:r>
      </w:ins>
      <w:ins w:id="85" w:author="Shadow Wolf" w:date="2023-05-10T11:51:00Z">
        <w:r>
          <w:t xml:space="preserve">загрузку файла для хэширования и сохранение результата </w:t>
        </w:r>
      </w:ins>
      <w:ins w:id="86" w:author="Shadow Wolf" w:date="2023-05-10T11:52:00Z">
        <w:r>
          <w:t>в файл *.</w:t>
        </w:r>
        <w:r>
          <w:rPr>
            <w:lang w:val="en-US"/>
          </w:rPr>
          <w:t>txt</w:t>
        </w:r>
      </w:ins>
      <w:ins w:id="87" w:author="Shadow Wolf" w:date="2023-05-10T11:55:00Z">
        <w:r w:rsidR="00395751">
          <w:t>. Загрузка файла в приложение на рисунках 4.4 и 4.5</w:t>
        </w:r>
      </w:ins>
      <w:ins w:id="88" w:author="Shadow Wolf" w:date="2023-05-10T11:56:00Z">
        <w:r w:rsidR="00395751">
          <w:t>.</w:t>
        </w:r>
      </w:ins>
    </w:p>
    <w:p w14:paraId="4B63911D" w14:textId="3746CAB6" w:rsidR="00B46538" w:rsidRPr="00395751" w:rsidRDefault="00395751">
      <w:pPr>
        <w:pStyle w:val="Imagetitle"/>
        <w:ind w:firstLine="720"/>
        <w:jc w:val="both"/>
        <w:rPr>
          <w:ins w:id="89" w:author="Shadow Wolf" w:date="2023-05-10T11:45:00Z"/>
        </w:rPr>
        <w:pPrChange w:id="90" w:author="Shadow Wolf" w:date="2023-05-10T11:50:00Z">
          <w:pPr>
            <w:pStyle w:val="Imagetitle"/>
          </w:pPr>
        </w:pPrChange>
      </w:pPr>
      <w:ins w:id="91" w:author="Shadow Wolf" w:date="2023-05-10T11:56:00Z">
        <w:r>
          <w:t>После получения хэша сохраняем хэш</w:t>
        </w:r>
      </w:ins>
      <w:ins w:id="92" w:author="Shadow Wolf" w:date="2023-05-10T11:55:00Z">
        <w:r>
          <w:t xml:space="preserve"> </w:t>
        </w:r>
      </w:ins>
      <w:ins w:id="93" w:author="Shadow Wolf" w:date="2023-05-10T11:56:00Z">
        <w:r>
          <w:t>в файл (на рисунке 4.6) и мож</w:t>
        </w:r>
      </w:ins>
      <w:ins w:id="94" w:author="Shadow Wolf" w:date="2023-05-10T11:57:00Z">
        <w:r>
          <w:t>ем увидеть результат на рисунке 4.7.</w:t>
        </w:r>
      </w:ins>
    </w:p>
    <w:p w14:paraId="2D222950" w14:textId="5F67604F" w:rsidR="00B46538" w:rsidRDefault="00B46538" w:rsidP="00B46538">
      <w:pPr>
        <w:pStyle w:val="a0"/>
        <w:jc w:val="center"/>
        <w:rPr>
          <w:ins w:id="95" w:author="Shadow Wolf" w:date="2023-05-10T11:50:00Z"/>
          <w:spacing w:val="4"/>
        </w:rPr>
      </w:pPr>
      <w:ins w:id="96" w:author="Shadow Wolf" w:date="2023-05-10T11:47:00Z">
        <w:r w:rsidRPr="00B46538">
          <w:rPr>
            <w:noProof/>
            <w:spacing w:val="4"/>
          </w:rPr>
          <w:lastRenderedPageBreak/>
          <w:drawing>
            <wp:inline distT="0" distB="0" distL="0" distR="0" wp14:anchorId="6B91F6D1" wp14:editId="05D60530">
              <wp:extent cx="6480175" cy="4051300"/>
              <wp:effectExtent l="0" t="0" r="0" b="635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4051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9FDD132" w14:textId="7E15367B" w:rsidR="00B46538" w:rsidRDefault="00B46538" w:rsidP="00B46538">
      <w:pPr>
        <w:pStyle w:val="Imagetitle"/>
        <w:rPr>
          <w:ins w:id="97" w:author="Shadow Wolf" w:date="2023-05-10T11:52:00Z"/>
        </w:rPr>
      </w:pPr>
      <w:ins w:id="98" w:author="Shadow Wolf" w:date="2023-05-10T11:52:00Z">
        <w:r>
          <w:t>Рисунок 4.4 – Загрузка файла</w:t>
        </w:r>
      </w:ins>
    </w:p>
    <w:p w14:paraId="1BE6B1CF" w14:textId="77777777" w:rsidR="00B46538" w:rsidRDefault="00B46538" w:rsidP="00B46538">
      <w:pPr>
        <w:pStyle w:val="a0"/>
        <w:jc w:val="center"/>
        <w:rPr>
          <w:ins w:id="99" w:author="Shadow Wolf" w:date="2023-05-10T11:48:00Z"/>
          <w:spacing w:val="4"/>
        </w:rPr>
      </w:pPr>
    </w:p>
    <w:p w14:paraId="3807F7A7" w14:textId="0ED81548" w:rsidR="00B46538" w:rsidRDefault="00B46538" w:rsidP="00B46538">
      <w:pPr>
        <w:pStyle w:val="a0"/>
        <w:jc w:val="center"/>
        <w:rPr>
          <w:ins w:id="100" w:author="Shadow Wolf" w:date="2023-05-10T11:52:00Z"/>
          <w:spacing w:val="4"/>
          <w:lang w:val="en-US"/>
        </w:rPr>
      </w:pPr>
      <w:ins w:id="101" w:author="Shadow Wolf" w:date="2023-05-10T11:48:00Z">
        <w:r w:rsidRPr="00B46538">
          <w:rPr>
            <w:noProof/>
            <w:spacing w:val="4"/>
          </w:rPr>
          <w:drawing>
            <wp:inline distT="0" distB="0" distL="0" distR="0" wp14:anchorId="52E0934B" wp14:editId="364C52AD">
              <wp:extent cx="6480175" cy="2327910"/>
              <wp:effectExtent l="0" t="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2327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D7EB40C" w14:textId="0BA5CEDA" w:rsidR="00B46538" w:rsidRDefault="00B46538" w:rsidP="00B46538">
      <w:pPr>
        <w:pStyle w:val="Imagetitle"/>
        <w:rPr>
          <w:ins w:id="102" w:author="Shadow Wolf" w:date="2023-05-10T11:52:00Z"/>
        </w:rPr>
      </w:pPr>
      <w:ins w:id="103" w:author="Shadow Wolf" w:date="2023-05-10T11:52:00Z">
        <w:r>
          <w:t xml:space="preserve">Рисунок 4.5 – </w:t>
        </w:r>
        <w:r w:rsidR="00395751">
          <w:t>Получе</w:t>
        </w:r>
      </w:ins>
      <w:ins w:id="104" w:author="Shadow Wolf" w:date="2023-05-10T11:53:00Z">
        <w:r w:rsidR="00395751">
          <w:t xml:space="preserve">ние текста с файла и перевод его в </w:t>
        </w:r>
      </w:ins>
      <w:ins w:id="105" w:author="Shadow Wolf" w:date="2023-05-10T11:52:00Z">
        <w:r>
          <w:t>хэш</w:t>
        </w:r>
      </w:ins>
    </w:p>
    <w:p w14:paraId="12B523BB" w14:textId="77777777" w:rsidR="00B46538" w:rsidRPr="00395751" w:rsidRDefault="00B46538" w:rsidP="00B46538">
      <w:pPr>
        <w:pStyle w:val="a0"/>
        <w:jc w:val="center"/>
        <w:rPr>
          <w:ins w:id="106" w:author="Shadow Wolf" w:date="2023-05-10T11:49:00Z"/>
          <w:spacing w:val="4"/>
          <w:rPrChange w:id="107" w:author="Shadow Wolf" w:date="2023-05-10T11:53:00Z">
            <w:rPr>
              <w:ins w:id="108" w:author="Shadow Wolf" w:date="2023-05-10T11:49:00Z"/>
              <w:spacing w:val="4"/>
              <w:lang w:val="en-US"/>
            </w:rPr>
          </w:rPrChange>
        </w:rPr>
      </w:pPr>
    </w:p>
    <w:p w14:paraId="613FEB4F" w14:textId="72FD30EC" w:rsidR="00B46538" w:rsidRDefault="00B46538" w:rsidP="00B46538">
      <w:pPr>
        <w:pStyle w:val="a0"/>
        <w:jc w:val="center"/>
        <w:rPr>
          <w:ins w:id="109" w:author="Shadow Wolf" w:date="2023-05-10T11:53:00Z"/>
          <w:spacing w:val="4"/>
          <w:lang w:val="en-US"/>
        </w:rPr>
      </w:pPr>
      <w:ins w:id="110" w:author="Shadow Wolf" w:date="2023-05-10T11:49:00Z">
        <w:r w:rsidRPr="00B46538">
          <w:rPr>
            <w:noProof/>
            <w:spacing w:val="4"/>
            <w:lang w:val="en-US"/>
          </w:rPr>
          <w:lastRenderedPageBreak/>
          <w:drawing>
            <wp:inline distT="0" distB="0" distL="0" distR="0" wp14:anchorId="1A1F70DE" wp14:editId="0C3EF75D">
              <wp:extent cx="6480175" cy="4044315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4044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193564" w14:textId="30918741" w:rsidR="00395751" w:rsidRDefault="00395751" w:rsidP="00395751">
      <w:pPr>
        <w:pStyle w:val="Imagetitle"/>
        <w:rPr>
          <w:ins w:id="111" w:author="Shadow Wolf" w:date="2023-05-10T11:53:00Z"/>
        </w:rPr>
      </w:pPr>
      <w:ins w:id="112" w:author="Shadow Wolf" w:date="2023-05-10T11:53:00Z">
        <w:r>
          <w:t>Рисунок 4.6 – Сохранение результата хэширо</w:t>
        </w:r>
      </w:ins>
      <w:ins w:id="113" w:author="Shadow Wolf" w:date="2023-05-10T11:54:00Z">
        <w:r>
          <w:t>вания</w:t>
        </w:r>
      </w:ins>
    </w:p>
    <w:p w14:paraId="764AC29F" w14:textId="77777777" w:rsidR="00395751" w:rsidRDefault="00395751" w:rsidP="00B46538">
      <w:pPr>
        <w:pStyle w:val="a0"/>
        <w:jc w:val="center"/>
        <w:rPr>
          <w:ins w:id="114" w:author="Shadow Wolf" w:date="2023-05-10T11:49:00Z"/>
          <w:spacing w:val="4"/>
          <w:lang w:val="en-US"/>
        </w:rPr>
      </w:pPr>
    </w:p>
    <w:p w14:paraId="4ABB4245" w14:textId="59FE96E9" w:rsidR="00B46538" w:rsidRDefault="00B46538" w:rsidP="00B46538">
      <w:pPr>
        <w:pStyle w:val="a0"/>
        <w:jc w:val="center"/>
        <w:rPr>
          <w:ins w:id="115" w:author="Shadow Wolf" w:date="2023-05-10T11:54:00Z"/>
          <w:spacing w:val="4"/>
          <w:lang w:val="en-US"/>
        </w:rPr>
      </w:pPr>
      <w:ins w:id="116" w:author="Shadow Wolf" w:date="2023-05-10T11:49:00Z">
        <w:r w:rsidRPr="00B46538">
          <w:rPr>
            <w:noProof/>
            <w:spacing w:val="4"/>
            <w:lang w:val="en-US"/>
          </w:rPr>
          <w:drawing>
            <wp:inline distT="0" distB="0" distL="0" distR="0" wp14:anchorId="39CED217" wp14:editId="298027DE">
              <wp:extent cx="6480175" cy="390525"/>
              <wp:effectExtent l="0" t="0" r="0" b="9525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390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E20ACB" w14:textId="293E64B4" w:rsidR="00395751" w:rsidRDefault="00395751" w:rsidP="00395751">
      <w:pPr>
        <w:pStyle w:val="Imagetitle"/>
        <w:rPr>
          <w:ins w:id="117" w:author="Shadow Wolf" w:date="2023-05-10T11:54:00Z"/>
        </w:rPr>
      </w:pPr>
      <w:ins w:id="118" w:author="Shadow Wolf" w:date="2023-05-10T11:54:00Z">
        <w:r>
          <w:t>Рисунок 4.7 – Файл с хэшом</w:t>
        </w:r>
      </w:ins>
    </w:p>
    <w:p w14:paraId="16F061BB" w14:textId="39E54997" w:rsidR="00395751" w:rsidRPr="00475AE3" w:rsidRDefault="00395751" w:rsidP="00395751">
      <w:pPr>
        <w:pStyle w:val="a0"/>
        <w:rPr>
          <w:ins w:id="119" w:author="Shadow Wolf" w:date="2023-05-10T12:11:00Z"/>
          <w:spacing w:val="4"/>
        </w:rPr>
      </w:pPr>
      <w:ins w:id="120" w:author="Shadow Wolf" w:date="2023-05-10T11:57:00Z">
        <w:r>
          <w:rPr>
            <w:spacing w:val="4"/>
          </w:rPr>
          <w:t xml:space="preserve">Теперь перейдем к </w:t>
        </w:r>
      </w:ins>
      <w:ins w:id="121" w:author="Shadow Wolf" w:date="2023-05-10T11:58:00Z">
        <w:r>
          <w:rPr>
            <w:spacing w:val="4"/>
          </w:rPr>
          <w:t>рассмотрению результатов алгоритмов хэширования с рисунками алгоритмов</w:t>
        </w:r>
      </w:ins>
      <w:ins w:id="122" w:author="Shadow Wolf" w:date="2023-05-10T11:59:00Z">
        <w:r>
          <w:rPr>
            <w:spacing w:val="4"/>
          </w:rPr>
          <w:t>.</w:t>
        </w:r>
      </w:ins>
      <w:ins w:id="123" w:author="Shadow Wolf" w:date="2023-05-10T12:28:00Z">
        <w:r w:rsidR="00475AE3" w:rsidRPr="00475AE3">
          <w:rPr>
            <w:spacing w:val="4"/>
            <w:rPrChange w:id="124" w:author="Shadow Wolf" w:date="2023-05-10T12:28:00Z">
              <w:rPr>
                <w:spacing w:val="4"/>
                <w:lang w:val="en-US"/>
              </w:rPr>
            </w:rPrChange>
          </w:rPr>
          <w:t xml:space="preserve"> </w:t>
        </w:r>
        <w:r w:rsidR="00475AE3">
          <w:rPr>
            <w:spacing w:val="4"/>
          </w:rPr>
          <w:t>Для начала нажмем на «</w:t>
        </w:r>
        <w:r w:rsidR="00475AE3">
          <w:rPr>
            <w:spacing w:val="4"/>
            <w:lang w:val="en-US"/>
          </w:rPr>
          <w:t>Step</w:t>
        </w:r>
        <w:r w:rsidR="00475AE3" w:rsidRPr="00475AE3">
          <w:rPr>
            <w:spacing w:val="4"/>
            <w:rPrChange w:id="125" w:author="Shadow Wolf" w:date="2023-05-10T12:28:00Z">
              <w:rPr>
                <w:spacing w:val="4"/>
                <w:lang w:val="en-US"/>
              </w:rPr>
            </w:rPrChange>
          </w:rPr>
          <w:t xml:space="preserve"> 1</w:t>
        </w:r>
        <w:r w:rsidR="00475AE3">
          <w:rPr>
            <w:spacing w:val="4"/>
          </w:rPr>
          <w:t>» и увидим наши статические данные</w:t>
        </w:r>
      </w:ins>
      <w:ins w:id="126" w:author="Shadow Wolf" w:date="2023-05-10T12:34:00Z">
        <w:r w:rsidR="00A93CE4">
          <w:rPr>
            <w:spacing w:val="4"/>
          </w:rPr>
          <w:t>, такие как:</w:t>
        </w:r>
      </w:ins>
      <w:ins w:id="127" w:author="Shadow Wolf" w:date="2023-05-10T12:29:00Z">
        <w:r w:rsidR="00475AE3">
          <w:rPr>
            <w:spacing w:val="4"/>
          </w:rPr>
          <w:t xml:space="preserve"> </w:t>
        </w:r>
      </w:ins>
      <w:ins w:id="128" w:author="Shadow Wolf" w:date="2023-05-10T12:30:00Z">
        <w:r w:rsidR="00475AE3">
          <w:rPr>
            <w:spacing w:val="4"/>
          </w:rPr>
          <w:t>размер</w:t>
        </w:r>
      </w:ins>
      <w:ins w:id="129" w:author="Shadow Wolf" w:date="2023-05-10T12:34:00Z">
        <w:r w:rsidR="00A93CE4">
          <w:rPr>
            <w:spacing w:val="4"/>
          </w:rPr>
          <w:t>ы</w:t>
        </w:r>
      </w:ins>
      <w:ins w:id="130" w:author="Shadow Wolf" w:date="2023-05-10T12:29:00Z">
        <w:r w:rsidR="00475AE3">
          <w:rPr>
            <w:spacing w:val="4"/>
          </w:rPr>
          <w:t xml:space="preserve"> емкости</w:t>
        </w:r>
      </w:ins>
      <w:ins w:id="131" w:author="Shadow Wolf" w:date="2023-05-10T12:31:00Z">
        <w:r w:rsidR="00475AE3" w:rsidRPr="00475AE3">
          <w:rPr>
            <w:spacing w:val="4"/>
            <w:rPrChange w:id="132" w:author="Shadow Wolf" w:date="2023-05-10T12:31:00Z">
              <w:rPr>
                <w:spacing w:val="4"/>
                <w:lang w:val="en-US"/>
              </w:rPr>
            </w:rPrChange>
          </w:rPr>
          <w:t xml:space="preserve"> </w:t>
        </w:r>
      </w:ins>
      <w:ins w:id="133" w:author="Shadow Wolf" w:date="2023-05-10T12:34:00Z">
        <w:r w:rsidR="00A93CE4">
          <w:rPr>
            <w:spacing w:val="4"/>
          </w:rPr>
          <w:t>и оценки</w:t>
        </w:r>
      </w:ins>
      <w:ins w:id="134" w:author="Shadow Wolf" w:date="2023-05-10T12:30:00Z">
        <w:r w:rsidR="00475AE3">
          <w:rPr>
            <w:spacing w:val="4"/>
          </w:rPr>
          <w:t>, длины в байтах</w:t>
        </w:r>
      </w:ins>
      <w:ins w:id="135" w:author="Shadow Wolf" w:date="2023-05-10T12:34:00Z">
        <w:r w:rsidR="00A93CE4">
          <w:rPr>
            <w:spacing w:val="4"/>
          </w:rPr>
          <w:t xml:space="preserve"> и т.д.</w:t>
        </w:r>
      </w:ins>
      <w:ins w:id="136" w:author="Shadow Wolf" w:date="2023-05-10T12:35:00Z">
        <w:r w:rsidR="00A93CE4">
          <w:rPr>
            <w:spacing w:val="4"/>
          </w:rPr>
          <w:t xml:space="preserve"> (Рисунки 5.1 и 5.2)</w:t>
        </w:r>
      </w:ins>
    </w:p>
    <w:p w14:paraId="107C619D" w14:textId="0EB96DA0" w:rsidR="00395751" w:rsidRDefault="00395751" w:rsidP="00395751">
      <w:pPr>
        <w:pStyle w:val="a0"/>
        <w:rPr>
          <w:ins w:id="137" w:author="Shadow Wolf" w:date="2023-05-10T12:11:00Z"/>
          <w:spacing w:val="4"/>
        </w:rPr>
      </w:pPr>
    </w:p>
    <w:p w14:paraId="7AAF3F54" w14:textId="4E93CCE1" w:rsidR="00395751" w:rsidRDefault="00475AE3">
      <w:pPr>
        <w:pStyle w:val="a0"/>
        <w:jc w:val="center"/>
        <w:rPr>
          <w:ins w:id="138" w:author="Shadow Wolf" w:date="2023-05-10T12:19:00Z"/>
          <w:spacing w:val="4"/>
        </w:rPr>
        <w:pPrChange w:id="139" w:author="Shadow Wolf" w:date="2023-05-10T12:35:00Z">
          <w:pPr>
            <w:pStyle w:val="a0"/>
          </w:pPr>
        </w:pPrChange>
      </w:pPr>
      <w:ins w:id="140" w:author="Shadow Wolf" w:date="2023-05-10T12:26:00Z">
        <w:r w:rsidRPr="00475AE3">
          <w:rPr>
            <w:noProof/>
            <w:spacing w:val="4"/>
          </w:rPr>
          <w:drawing>
            <wp:inline distT="0" distB="0" distL="0" distR="0" wp14:anchorId="1727A650" wp14:editId="581DF5CF">
              <wp:extent cx="6480175" cy="988695"/>
              <wp:effectExtent l="0" t="0" r="0" b="1905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9886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7027899" w14:textId="54D9536E" w:rsidR="00C318CF" w:rsidRDefault="00C318CF" w:rsidP="00395751">
      <w:pPr>
        <w:pStyle w:val="a0"/>
        <w:rPr>
          <w:ins w:id="141" w:author="Shadow Wolf" w:date="2023-05-10T12:19:00Z"/>
          <w:spacing w:val="4"/>
        </w:rPr>
      </w:pPr>
    </w:p>
    <w:p w14:paraId="549AA38C" w14:textId="7F96598D" w:rsidR="00A93CE4" w:rsidRDefault="00A93CE4" w:rsidP="00A93CE4">
      <w:pPr>
        <w:pStyle w:val="Imagetitle"/>
        <w:rPr>
          <w:ins w:id="142" w:author="Shadow Wolf" w:date="2023-05-10T12:35:00Z"/>
        </w:rPr>
      </w:pPr>
      <w:ins w:id="143" w:author="Shadow Wolf" w:date="2023-05-10T12:35:00Z">
        <w:r>
          <w:t xml:space="preserve">Рисунок </w:t>
        </w:r>
      </w:ins>
      <w:ins w:id="144" w:author="Shadow Wolf" w:date="2023-05-10T12:37:00Z">
        <w:r>
          <w:t>4</w:t>
        </w:r>
      </w:ins>
      <w:ins w:id="145" w:author="Shadow Wolf" w:date="2023-05-10T12:35:00Z">
        <w:r>
          <w:t>.</w:t>
        </w:r>
      </w:ins>
      <w:ins w:id="146" w:author="Shadow Wolf" w:date="2023-05-10T12:37:00Z">
        <w:r>
          <w:t>8</w:t>
        </w:r>
      </w:ins>
      <w:ins w:id="147" w:author="Shadow Wolf" w:date="2023-05-10T12:35:00Z">
        <w:r>
          <w:t xml:space="preserve"> – Вывод статических переменны</w:t>
        </w:r>
      </w:ins>
      <w:ins w:id="148" w:author="Shadow Wolf" w:date="2023-05-10T12:36:00Z">
        <w:r>
          <w:t>х</w:t>
        </w:r>
      </w:ins>
    </w:p>
    <w:p w14:paraId="3062989A" w14:textId="7A290ED4" w:rsidR="00C318CF" w:rsidRDefault="00C318CF" w:rsidP="00395751">
      <w:pPr>
        <w:pStyle w:val="a0"/>
        <w:rPr>
          <w:ins w:id="149" w:author="Shadow Wolf" w:date="2023-05-10T12:19:00Z"/>
          <w:spacing w:val="4"/>
        </w:rPr>
      </w:pPr>
    </w:p>
    <w:p w14:paraId="142ACB09" w14:textId="2B5201CA" w:rsidR="00C318CF" w:rsidRDefault="00C318CF" w:rsidP="00395751">
      <w:pPr>
        <w:pStyle w:val="a0"/>
        <w:rPr>
          <w:ins w:id="150" w:author="Shadow Wolf" w:date="2023-05-10T12:19:00Z"/>
          <w:spacing w:val="4"/>
        </w:rPr>
      </w:pPr>
    </w:p>
    <w:p w14:paraId="041B67EC" w14:textId="2BD47464" w:rsidR="00C318CF" w:rsidRDefault="00475AE3">
      <w:pPr>
        <w:pStyle w:val="a0"/>
        <w:jc w:val="center"/>
        <w:rPr>
          <w:ins w:id="151" w:author="Shadow Wolf" w:date="2023-05-10T12:35:00Z"/>
          <w:spacing w:val="4"/>
        </w:rPr>
        <w:pPrChange w:id="152" w:author="Shadow Wolf" w:date="2023-05-10T12:35:00Z">
          <w:pPr>
            <w:pStyle w:val="a0"/>
          </w:pPr>
        </w:pPrChange>
      </w:pPr>
      <w:ins w:id="153" w:author="Shadow Wolf" w:date="2023-05-10T12:26:00Z">
        <w:r w:rsidRPr="00475AE3">
          <w:rPr>
            <w:noProof/>
            <w:spacing w:val="4"/>
          </w:rPr>
          <w:lastRenderedPageBreak/>
          <w:drawing>
            <wp:inline distT="0" distB="0" distL="0" distR="0" wp14:anchorId="1669F262" wp14:editId="79846401">
              <wp:extent cx="5239481" cy="1486107"/>
              <wp:effectExtent l="0" t="0" r="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9481" cy="14861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21C7E7" w14:textId="6E7D988F" w:rsidR="00A93CE4" w:rsidRDefault="00A93CE4" w:rsidP="00A93CE4">
      <w:pPr>
        <w:pStyle w:val="Imagetitle"/>
        <w:rPr>
          <w:ins w:id="154" w:author="Shadow Wolf" w:date="2023-05-10T12:36:00Z"/>
        </w:rPr>
      </w:pPr>
      <w:ins w:id="155" w:author="Shadow Wolf" w:date="2023-05-10T12:35:00Z">
        <w:r>
          <w:t xml:space="preserve">Рисунок </w:t>
        </w:r>
      </w:ins>
      <w:ins w:id="156" w:author="Shadow Wolf" w:date="2023-05-10T12:38:00Z">
        <w:r>
          <w:t>4</w:t>
        </w:r>
      </w:ins>
      <w:ins w:id="157" w:author="Shadow Wolf" w:date="2023-05-10T12:35:00Z">
        <w:r>
          <w:t>.</w:t>
        </w:r>
      </w:ins>
      <w:ins w:id="158" w:author="Shadow Wolf" w:date="2023-05-10T12:38:00Z">
        <w:r>
          <w:t>9</w:t>
        </w:r>
      </w:ins>
      <w:ins w:id="159" w:author="Shadow Wolf" w:date="2023-05-10T12:36:00Z">
        <w:r>
          <w:t xml:space="preserve"> – Вывод статических переменных</w:t>
        </w:r>
      </w:ins>
    </w:p>
    <w:p w14:paraId="6330CEC5" w14:textId="4317FA37" w:rsidR="00A93CE4" w:rsidRDefault="00A93CE4" w:rsidP="00A93CE4">
      <w:pPr>
        <w:pStyle w:val="Imagetitle"/>
        <w:rPr>
          <w:ins w:id="160" w:author="Shadow Wolf" w:date="2023-05-10T12:38:00Z"/>
        </w:rPr>
      </w:pPr>
    </w:p>
    <w:p w14:paraId="09E6EED8" w14:textId="401AF1A3" w:rsidR="00A93CE4" w:rsidRDefault="00A93CE4">
      <w:pPr>
        <w:pStyle w:val="Imagetitle"/>
        <w:ind w:firstLine="720"/>
        <w:jc w:val="both"/>
        <w:rPr>
          <w:ins w:id="161" w:author="Shadow Wolf" w:date="2023-05-10T12:35:00Z"/>
        </w:rPr>
        <w:pPrChange w:id="162" w:author="Shadow Wolf" w:date="2023-05-10T12:38:00Z">
          <w:pPr>
            <w:pStyle w:val="Imagetitle"/>
          </w:pPr>
        </w:pPrChange>
      </w:pPr>
      <w:ins w:id="163" w:author="Shadow Wolf" w:date="2023-05-10T12:38:00Z">
        <w:r>
          <w:t xml:space="preserve">Далее мы можем просмотреть результаты </w:t>
        </w:r>
      </w:ins>
      <w:ins w:id="164" w:author="Shadow Wolf" w:date="2023-05-10T12:39:00Z">
        <w:r>
          <w:t xml:space="preserve">расширения (рисунок 4.10), результат вывода 1 из алгоритмов (рисунок 4.11) и какие алгоритмы мы </w:t>
        </w:r>
      </w:ins>
      <w:ins w:id="165" w:author="Shadow Wolf" w:date="2023-05-10T12:40:00Z">
        <w:r>
          <w:t>можем увидеть (рисунок 4.12).</w:t>
        </w:r>
      </w:ins>
    </w:p>
    <w:p w14:paraId="1081EB69" w14:textId="77777777" w:rsidR="00A93CE4" w:rsidRDefault="00A93CE4" w:rsidP="00395751">
      <w:pPr>
        <w:pStyle w:val="a0"/>
        <w:rPr>
          <w:ins w:id="166" w:author="Shadow Wolf" w:date="2023-05-10T12:26:00Z"/>
          <w:spacing w:val="4"/>
        </w:rPr>
      </w:pPr>
    </w:p>
    <w:p w14:paraId="21B3681F" w14:textId="2B8941CA" w:rsidR="00475AE3" w:rsidRDefault="00475AE3" w:rsidP="00395751">
      <w:pPr>
        <w:pStyle w:val="a0"/>
        <w:rPr>
          <w:ins w:id="167" w:author="Shadow Wolf" w:date="2023-05-10T12:36:00Z"/>
          <w:spacing w:val="4"/>
        </w:rPr>
      </w:pPr>
      <w:ins w:id="168" w:author="Shadow Wolf" w:date="2023-05-10T12:26:00Z">
        <w:r w:rsidRPr="00475AE3">
          <w:rPr>
            <w:noProof/>
            <w:spacing w:val="4"/>
          </w:rPr>
          <w:drawing>
            <wp:inline distT="0" distB="0" distL="0" distR="0" wp14:anchorId="2855A67B" wp14:editId="05F8CC8D">
              <wp:extent cx="6480175" cy="2995295"/>
              <wp:effectExtent l="0" t="0" r="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29952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1AFF66" w14:textId="640F0970" w:rsidR="00A93CE4" w:rsidRDefault="00A93CE4" w:rsidP="00A93CE4">
      <w:pPr>
        <w:pStyle w:val="Imagetitle"/>
        <w:rPr>
          <w:ins w:id="169" w:author="Shadow Wolf" w:date="2023-05-10T12:36:00Z"/>
        </w:rPr>
      </w:pPr>
      <w:ins w:id="170" w:author="Shadow Wolf" w:date="2023-05-10T12:36:00Z">
        <w:r>
          <w:t xml:space="preserve">Рисунок </w:t>
        </w:r>
      </w:ins>
      <w:ins w:id="171" w:author="Shadow Wolf" w:date="2023-05-10T12:38:00Z">
        <w:r>
          <w:t>4</w:t>
        </w:r>
      </w:ins>
      <w:ins w:id="172" w:author="Shadow Wolf" w:date="2023-05-10T12:36:00Z">
        <w:r>
          <w:t>.</w:t>
        </w:r>
      </w:ins>
      <w:ins w:id="173" w:author="Shadow Wolf" w:date="2023-05-10T12:38:00Z">
        <w:r>
          <w:t>10</w:t>
        </w:r>
      </w:ins>
      <w:ins w:id="174" w:author="Shadow Wolf" w:date="2023-05-10T12:36:00Z">
        <w:r>
          <w:t xml:space="preserve"> – Результат расширения</w:t>
        </w:r>
      </w:ins>
    </w:p>
    <w:p w14:paraId="4BADAEE2" w14:textId="77777777" w:rsidR="00A93CE4" w:rsidRDefault="00A93CE4" w:rsidP="00395751">
      <w:pPr>
        <w:pStyle w:val="a0"/>
        <w:rPr>
          <w:ins w:id="175" w:author="Shadow Wolf" w:date="2023-05-10T12:19:00Z"/>
          <w:spacing w:val="4"/>
        </w:rPr>
      </w:pPr>
    </w:p>
    <w:p w14:paraId="011BAB3D" w14:textId="736EF26B" w:rsidR="00C318CF" w:rsidRDefault="00C318CF" w:rsidP="00395751">
      <w:pPr>
        <w:pStyle w:val="a0"/>
        <w:rPr>
          <w:ins w:id="176" w:author="Shadow Wolf" w:date="2023-05-10T12:19:00Z"/>
          <w:spacing w:val="4"/>
        </w:rPr>
      </w:pPr>
    </w:p>
    <w:p w14:paraId="0256F537" w14:textId="6375E543" w:rsidR="00C318CF" w:rsidRDefault="00475AE3" w:rsidP="00395751">
      <w:pPr>
        <w:pStyle w:val="a0"/>
        <w:rPr>
          <w:ins w:id="177" w:author="Shadow Wolf" w:date="2023-05-10T12:36:00Z"/>
          <w:spacing w:val="4"/>
        </w:rPr>
      </w:pPr>
      <w:ins w:id="178" w:author="Shadow Wolf" w:date="2023-05-10T12:27:00Z">
        <w:r w:rsidRPr="00475AE3">
          <w:rPr>
            <w:noProof/>
            <w:spacing w:val="4"/>
          </w:rPr>
          <w:lastRenderedPageBreak/>
          <w:drawing>
            <wp:inline distT="0" distB="0" distL="0" distR="0" wp14:anchorId="572E2EE6" wp14:editId="386269C6">
              <wp:extent cx="6480175" cy="3204210"/>
              <wp:effectExtent l="0" t="0" r="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3204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CE9231E" w14:textId="78D13F24" w:rsidR="00A93CE4" w:rsidRDefault="00A93CE4">
      <w:pPr>
        <w:pStyle w:val="Imagetitle"/>
        <w:rPr>
          <w:ins w:id="179" w:author="Shadow Wolf" w:date="2023-05-10T12:19:00Z"/>
          <w:spacing w:val="4"/>
        </w:rPr>
        <w:pPrChange w:id="180" w:author="Shadow Wolf" w:date="2023-05-10T12:36:00Z">
          <w:pPr>
            <w:pStyle w:val="a0"/>
          </w:pPr>
        </w:pPrChange>
      </w:pPr>
      <w:ins w:id="181" w:author="Shadow Wolf" w:date="2023-05-10T12:36:00Z">
        <w:r>
          <w:t xml:space="preserve">Рисунок </w:t>
        </w:r>
      </w:ins>
      <w:ins w:id="182" w:author="Shadow Wolf" w:date="2023-05-10T12:38:00Z">
        <w:r>
          <w:t>4</w:t>
        </w:r>
      </w:ins>
      <w:ins w:id="183" w:author="Shadow Wolf" w:date="2023-05-10T12:36:00Z">
        <w:r>
          <w:t>.</w:t>
        </w:r>
      </w:ins>
      <w:ins w:id="184" w:author="Shadow Wolf" w:date="2023-05-10T12:38:00Z">
        <w:r>
          <w:t>11</w:t>
        </w:r>
      </w:ins>
      <w:ins w:id="185" w:author="Shadow Wolf" w:date="2023-05-10T12:36:00Z">
        <w:r>
          <w:t xml:space="preserve"> – Результат алгоритмов </w:t>
        </w:r>
      </w:ins>
      <w:ins w:id="186" w:author="Shadow Wolf" w:date="2023-05-10T12:37:00Z">
        <w:r w:rsidRPr="00A93CE4">
          <w:rPr>
            <w:lang w:val="en-US"/>
          </w:rPr>
          <w:t>ρ</w:t>
        </w:r>
        <w:r>
          <w:t xml:space="preserve"> и </w:t>
        </w:r>
        <w:r w:rsidRPr="00A93CE4">
          <w:rPr>
            <w:lang w:val="en-US"/>
          </w:rPr>
          <w:t>π</w:t>
        </w:r>
      </w:ins>
    </w:p>
    <w:p w14:paraId="00EE535B" w14:textId="51C7278A" w:rsidR="00C318CF" w:rsidRDefault="00C318CF">
      <w:pPr>
        <w:pStyle w:val="a0"/>
        <w:ind w:firstLine="0"/>
        <w:rPr>
          <w:ins w:id="187" w:author="Shadow Wolf" w:date="2023-05-10T12:19:00Z"/>
          <w:spacing w:val="4"/>
        </w:rPr>
        <w:pPrChange w:id="188" w:author="Shadow Wolf" w:date="2023-05-10T12:37:00Z">
          <w:pPr>
            <w:pStyle w:val="a0"/>
          </w:pPr>
        </w:pPrChange>
      </w:pPr>
    </w:p>
    <w:p w14:paraId="6044B691" w14:textId="6F9AFBFC" w:rsidR="00C318CF" w:rsidRDefault="00475AE3">
      <w:pPr>
        <w:pStyle w:val="a0"/>
        <w:jc w:val="center"/>
        <w:rPr>
          <w:ins w:id="189" w:author="Shadow Wolf" w:date="2023-05-10T12:37:00Z"/>
          <w:spacing w:val="4"/>
        </w:rPr>
        <w:pPrChange w:id="190" w:author="Shadow Wolf" w:date="2023-05-10T12:37:00Z">
          <w:pPr>
            <w:pStyle w:val="a0"/>
          </w:pPr>
        </w:pPrChange>
      </w:pPr>
      <w:ins w:id="191" w:author="Shadow Wolf" w:date="2023-05-10T12:27:00Z">
        <w:r w:rsidRPr="00475AE3">
          <w:rPr>
            <w:noProof/>
            <w:spacing w:val="4"/>
          </w:rPr>
          <w:drawing>
            <wp:inline distT="0" distB="0" distL="0" distR="0" wp14:anchorId="7BAA538D" wp14:editId="50544FB1">
              <wp:extent cx="933580" cy="1438476"/>
              <wp:effectExtent l="0" t="0" r="0" b="9525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3580" cy="14384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3B42DB6" w14:textId="2ECE802D" w:rsidR="00A93CE4" w:rsidRDefault="00A93CE4" w:rsidP="00A93CE4">
      <w:pPr>
        <w:pStyle w:val="Imagetitle"/>
        <w:rPr>
          <w:ins w:id="192" w:author="Shadow Wolf" w:date="2023-05-10T12:37:00Z"/>
          <w:spacing w:val="4"/>
        </w:rPr>
      </w:pPr>
      <w:ins w:id="193" w:author="Shadow Wolf" w:date="2023-05-10T12:37:00Z">
        <w:r>
          <w:t xml:space="preserve">Рисунок </w:t>
        </w:r>
      </w:ins>
      <w:ins w:id="194" w:author="Shadow Wolf" w:date="2023-05-10T12:38:00Z">
        <w:r>
          <w:t>4</w:t>
        </w:r>
      </w:ins>
      <w:ins w:id="195" w:author="Shadow Wolf" w:date="2023-05-10T12:37:00Z">
        <w:r>
          <w:t>.</w:t>
        </w:r>
      </w:ins>
      <w:ins w:id="196" w:author="Shadow Wolf" w:date="2023-05-10T12:38:00Z">
        <w:r>
          <w:t>12</w:t>
        </w:r>
      </w:ins>
      <w:ins w:id="197" w:author="Shadow Wolf" w:date="2023-05-10T12:37:00Z">
        <w:r>
          <w:t xml:space="preserve"> – </w:t>
        </w:r>
      </w:ins>
      <w:ins w:id="198" w:author="Shadow Wolf" w:date="2023-05-10T12:38:00Z">
        <w:r>
          <w:t>Выбор алгоритма</w:t>
        </w:r>
      </w:ins>
    </w:p>
    <w:p w14:paraId="27C1DE5F" w14:textId="0FD627FF" w:rsidR="00A93CE4" w:rsidRDefault="00A93CE4" w:rsidP="00395751">
      <w:pPr>
        <w:pStyle w:val="a0"/>
        <w:rPr>
          <w:ins w:id="199" w:author="Shadow Wolf" w:date="2023-05-10T12:19:00Z"/>
          <w:spacing w:val="4"/>
        </w:rPr>
      </w:pPr>
      <w:ins w:id="200" w:author="Shadow Wolf" w:date="2023-05-10T12:40:00Z">
        <w:r>
          <w:rPr>
            <w:spacing w:val="4"/>
          </w:rPr>
          <w:t xml:space="preserve">Также есть обработка ошибок, при попытке получения результата </w:t>
        </w:r>
        <w:proofErr w:type="gramStart"/>
        <w:r>
          <w:rPr>
            <w:spacing w:val="4"/>
          </w:rPr>
          <w:t>алгоритма</w:t>
        </w:r>
        <w:proofErr w:type="gramEnd"/>
        <w:r>
          <w:rPr>
            <w:spacing w:val="4"/>
          </w:rPr>
          <w:t xml:space="preserve"> </w:t>
        </w:r>
      </w:ins>
      <w:ins w:id="201" w:author="Shadow Wolf" w:date="2023-05-10T12:41:00Z">
        <w:r>
          <w:rPr>
            <w:spacing w:val="4"/>
          </w:rPr>
          <w:t>не используя хэширование (рисунок 4.13).</w:t>
        </w:r>
      </w:ins>
    </w:p>
    <w:p w14:paraId="4E34FCB2" w14:textId="633E1F24" w:rsidR="00C318CF" w:rsidRDefault="00C318CF" w:rsidP="00395751">
      <w:pPr>
        <w:pStyle w:val="a0"/>
        <w:rPr>
          <w:ins w:id="202" w:author="Shadow Wolf" w:date="2023-05-10T12:19:00Z"/>
          <w:spacing w:val="4"/>
        </w:rPr>
      </w:pPr>
    </w:p>
    <w:p w14:paraId="613D8151" w14:textId="2ADE3D65" w:rsidR="00C318CF" w:rsidRDefault="00A93CE4">
      <w:pPr>
        <w:pStyle w:val="a0"/>
        <w:jc w:val="center"/>
        <w:rPr>
          <w:ins w:id="203" w:author="Shadow Wolf" w:date="2023-05-10T12:19:00Z"/>
          <w:spacing w:val="4"/>
        </w:rPr>
        <w:pPrChange w:id="204" w:author="Shadow Wolf" w:date="2023-05-10T12:42:00Z">
          <w:pPr>
            <w:pStyle w:val="a0"/>
          </w:pPr>
        </w:pPrChange>
      </w:pPr>
      <w:ins w:id="205" w:author="Shadow Wolf" w:date="2023-05-10T12:42:00Z">
        <w:r w:rsidRPr="00A93CE4">
          <w:rPr>
            <w:noProof/>
            <w:spacing w:val="4"/>
          </w:rPr>
          <w:drawing>
            <wp:inline distT="0" distB="0" distL="0" distR="0" wp14:anchorId="2AE6132D" wp14:editId="577A63C3">
              <wp:extent cx="5191850" cy="1952898"/>
              <wp:effectExtent l="0" t="0" r="0" b="9525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91850" cy="19528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B7D348" w14:textId="0E9B5587" w:rsidR="00A93CE4" w:rsidRDefault="00A93CE4" w:rsidP="00A93CE4">
      <w:pPr>
        <w:pStyle w:val="Imagetitle"/>
        <w:rPr>
          <w:ins w:id="206" w:author="Shadow Wolf" w:date="2023-05-10T12:41:00Z"/>
          <w:spacing w:val="4"/>
        </w:rPr>
      </w:pPr>
      <w:ins w:id="207" w:author="Shadow Wolf" w:date="2023-05-10T12:41:00Z">
        <w:r>
          <w:t>Рисунок 4.13 – Ошибка</w:t>
        </w:r>
      </w:ins>
    </w:p>
    <w:p w14:paraId="48AA319A" w14:textId="0F15F34D" w:rsidR="00C318CF" w:rsidRDefault="00C318CF" w:rsidP="00395751">
      <w:pPr>
        <w:pStyle w:val="a0"/>
        <w:rPr>
          <w:ins w:id="208" w:author="Shadow Wolf" w:date="2023-05-10T12:19:00Z"/>
          <w:spacing w:val="4"/>
        </w:rPr>
      </w:pPr>
    </w:p>
    <w:p w14:paraId="582392D5" w14:textId="565DD0C7" w:rsidR="00C318CF" w:rsidRDefault="00C318CF" w:rsidP="00395751">
      <w:pPr>
        <w:pStyle w:val="a0"/>
        <w:rPr>
          <w:ins w:id="209" w:author="Shadow Wolf" w:date="2023-05-10T12:19:00Z"/>
          <w:spacing w:val="4"/>
        </w:rPr>
      </w:pPr>
    </w:p>
    <w:p w14:paraId="681F3C6E" w14:textId="0D521572" w:rsidR="00C318CF" w:rsidRDefault="00C318CF" w:rsidP="00395751">
      <w:pPr>
        <w:pStyle w:val="a0"/>
        <w:rPr>
          <w:ins w:id="210" w:author="Shadow Wolf" w:date="2023-05-10T12:42:00Z"/>
          <w:spacing w:val="4"/>
        </w:rPr>
      </w:pPr>
    </w:p>
    <w:p w14:paraId="210D7595" w14:textId="76D43015" w:rsidR="00A93CE4" w:rsidRDefault="00A93CE4">
      <w:pPr>
        <w:pStyle w:val="a0"/>
        <w:numPr>
          <w:ilvl w:val="0"/>
          <w:numId w:val="4"/>
        </w:numPr>
        <w:rPr>
          <w:ins w:id="211" w:author="Shadow Wolf" w:date="2023-05-10T12:42:00Z"/>
          <w:b/>
          <w:bCs/>
          <w:spacing w:val="4"/>
        </w:rPr>
        <w:pPrChange w:id="212" w:author="Shadow Wolf" w:date="2023-05-10T12:42:00Z">
          <w:pPr>
            <w:pStyle w:val="a0"/>
          </w:pPr>
        </w:pPrChange>
      </w:pPr>
      <w:ins w:id="213" w:author="Shadow Wolf" w:date="2023-05-10T12:42:00Z">
        <w:r w:rsidRPr="00A93CE4">
          <w:rPr>
            <w:b/>
            <w:bCs/>
            <w:spacing w:val="4"/>
            <w:rPrChange w:id="214" w:author="Shadow Wolf" w:date="2023-05-10T12:42:00Z">
              <w:rPr>
                <w:spacing w:val="4"/>
              </w:rPr>
            </w:rPrChange>
          </w:rPr>
          <w:lastRenderedPageBreak/>
          <w:t>Руководство пользователя</w:t>
        </w:r>
      </w:ins>
    </w:p>
    <w:p w14:paraId="192782FD" w14:textId="77777777" w:rsidR="00A93CE4" w:rsidRDefault="00A93CE4">
      <w:pPr>
        <w:pStyle w:val="ListParagraph"/>
        <w:ind w:left="1069" w:firstLine="0"/>
        <w:rPr>
          <w:ins w:id="215" w:author="Shadow Wolf" w:date="2023-05-10T12:43:00Z"/>
        </w:rPr>
        <w:pPrChange w:id="216" w:author="Shadow Wolf" w:date="2023-05-10T12:43:00Z">
          <w:pPr>
            <w:pStyle w:val="ListParagraph"/>
            <w:numPr>
              <w:numId w:val="4"/>
            </w:numPr>
            <w:ind w:left="1069" w:hanging="360"/>
          </w:pPr>
        </w:pPrChange>
      </w:pPr>
      <w:ins w:id="217" w:author="Shadow Wolf" w:date="2023-05-10T12:43:00Z">
        <w:r>
          <w:t>Основной вид приложения изображен на рисунке 5.1.</w:t>
        </w:r>
      </w:ins>
    </w:p>
    <w:p w14:paraId="0964B082" w14:textId="377DD149" w:rsidR="00A93CE4" w:rsidRDefault="00A93CE4" w:rsidP="00A93CE4">
      <w:pPr>
        <w:pStyle w:val="a0"/>
        <w:ind w:left="1069" w:firstLine="0"/>
        <w:jc w:val="center"/>
        <w:rPr>
          <w:ins w:id="218" w:author="Shadow Wolf" w:date="2023-05-10T12:43:00Z"/>
          <w:b/>
          <w:bCs/>
          <w:spacing w:val="4"/>
        </w:rPr>
      </w:pPr>
      <w:ins w:id="219" w:author="Shadow Wolf" w:date="2023-05-10T12:43:00Z">
        <w:r w:rsidRPr="00A93CE4">
          <w:rPr>
            <w:b/>
            <w:bCs/>
            <w:noProof/>
            <w:spacing w:val="4"/>
          </w:rPr>
          <w:drawing>
            <wp:inline distT="0" distB="0" distL="0" distR="0" wp14:anchorId="0B5D8B22" wp14:editId="7B09869B">
              <wp:extent cx="5946775" cy="3970020"/>
              <wp:effectExtent l="0" t="0" r="0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6775" cy="39700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574342" w14:textId="29353D2A" w:rsidR="00A93CE4" w:rsidRDefault="00A93CE4" w:rsidP="00A93CE4">
      <w:pPr>
        <w:pStyle w:val="Imagetitle"/>
        <w:rPr>
          <w:ins w:id="220" w:author="Shadow Wolf" w:date="2023-05-10T12:43:00Z"/>
          <w:spacing w:val="4"/>
        </w:rPr>
      </w:pPr>
      <w:ins w:id="221" w:author="Shadow Wolf" w:date="2023-05-10T12:43:00Z">
        <w:r>
          <w:t>Рисунок 5.</w:t>
        </w:r>
      </w:ins>
      <w:ins w:id="222" w:author="Shadow Wolf" w:date="2023-05-10T12:44:00Z">
        <w:r>
          <w:t>1</w:t>
        </w:r>
        <w:r w:rsidRPr="00A93CE4">
          <w:t xml:space="preserve"> </w:t>
        </w:r>
        <w:r>
          <w:t>– Основной вид приложения</w:t>
        </w:r>
      </w:ins>
    </w:p>
    <w:p w14:paraId="190179CF" w14:textId="12EEDC57" w:rsidR="00B56E6D" w:rsidRDefault="00B56E6D" w:rsidP="00B56E6D">
      <w:pPr>
        <w:pStyle w:val="a0"/>
        <w:rPr>
          <w:ins w:id="223" w:author="Shadow Wolf" w:date="2023-05-10T12:46:00Z"/>
          <w:spacing w:val="4"/>
        </w:rPr>
      </w:pPr>
      <w:ins w:id="224" w:author="Shadow Wolf" w:date="2023-05-10T12:44:00Z">
        <w:r w:rsidRPr="007D34E9">
          <w:rPr>
            <w:spacing w:val="4"/>
          </w:rPr>
          <w:t xml:space="preserve">Для </w:t>
        </w:r>
        <w:r>
          <w:rPr>
            <w:spacing w:val="4"/>
          </w:rPr>
          <w:t>хэширования мы можем ввести сообщение или получить его с файла</w:t>
        </w:r>
      </w:ins>
      <w:ins w:id="225" w:author="Shadow Wolf" w:date="2023-05-10T12:47:00Z">
        <w:r>
          <w:rPr>
            <w:spacing w:val="4"/>
          </w:rPr>
          <w:t xml:space="preserve"> </w:t>
        </w:r>
      </w:ins>
      <w:ins w:id="226" w:author="Shadow Wolf" w:date="2023-05-10T12:45:00Z">
        <w:r>
          <w:rPr>
            <w:spacing w:val="4"/>
          </w:rPr>
          <w:t>(«</w:t>
        </w:r>
        <w:r>
          <w:rPr>
            <w:spacing w:val="4"/>
            <w:lang w:val="en-US"/>
          </w:rPr>
          <w:t>Load</w:t>
        </w:r>
        <w:r>
          <w:rPr>
            <w:spacing w:val="4"/>
          </w:rPr>
          <w:t>»)</w:t>
        </w:r>
        <w:r w:rsidRPr="00B56E6D">
          <w:rPr>
            <w:spacing w:val="4"/>
            <w:rPrChange w:id="227" w:author="Shadow Wolf" w:date="2023-05-10T12:45:00Z">
              <w:rPr>
                <w:spacing w:val="4"/>
                <w:lang w:val="en-US"/>
              </w:rPr>
            </w:rPrChange>
          </w:rPr>
          <w:t xml:space="preserve"> </w:t>
        </w:r>
        <w:r>
          <w:rPr>
            <w:spacing w:val="4"/>
          </w:rPr>
          <w:t>и нажав на «</w:t>
        </w:r>
        <w:r>
          <w:rPr>
            <w:spacing w:val="4"/>
            <w:lang w:val="en-US"/>
          </w:rPr>
          <w:t>Get</w:t>
        </w:r>
        <w:r w:rsidRPr="00B56E6D">
          <w:rPr>
            <w:spacing w:val="4"/>
            <w:rPrChange w:id="228" w:author="Shadow Wolf" w:date="2023-05-10T12:45:00Z">
              <w:rPr>
                <w:spacing w:val="4"/>
                <w:lang w:val="en-US"/>
              </w:rPr>
            </w:rPrChange>
          </w:rPr>
          <w:t xml:space="preserve"> </w:t>
        </w:r>
        <w:r>
          <w:rPr>
            <w:spacing w:val="4"/>
            <w:lang w:val="en-US"/>
          </w:rPr>
          <w:t>Hash</w:t>
        </w:r>
        <w:r>
          <w:rPr>
            <w:spacing w:val="4"/>
          </w:rPr>
          <w:t>»</w:t>
        </w:r>
        <w:r w:rsidRPr="00B56E6D">
          <w:rPr>
            <w:spacing w:val="4"/>
            <w:rPrChange w:id="229" w:author="Shadow Wolf" w:date="2023-05-10T12:45:00Z">
              <w:rPr>
                <w:spacing w:val="4"/>
                <w:lang w:val="en-US"/>
              </w:rPr>
            </w:rPrChange>
          </w:rPr>
          <w:t xml:space="preserve"> </w:t>
        </w:r>
      </w:ins>
      <w:ins w:id="230" w:author="Shadow Wolf" w:date="2023-05-10T12:46:00Z">
        <w:r>
          <w:rPr>
            <w:spacing w:val="4"/>
          </w:rPr>
          <w:t>и получаем результат.</w:t>
        </w:r>
      </w:ins>
      <w:ins w:id="231" w:author="Shadow Wolf" w:date="2023-05-10T12:49:00Z">
        <w:r>
          <w:rPr>
            <w:spacing w:val="4"/>
          </w:rPr>
          <w:t xml:space="preserve"> Также в выпадающем списке можно выбрать размер </w:t>
        </w:r>
      </w:ins>
      <w:ins w:id="232" w:author="Shadow Wolf" w:date="2023-05-10T12:50:00Z">
        <w:r>
          <w:rPr>
            <w:spacing w:val="4"/>
          </w:rPr>
          <w:t>хэша.</w:t>
        </w:r>
      </w:ins>
    </w:p>
    <w:p w14:paraId="70D2A36D" w14:textId="29229CDE" w:rsidR="00A93CE4" w:rsidRDefault="00B56E6D" w:rsidP="00B56E6D">
      <w:pPr>
        <w:pStyle w:val="a0"/>
        <w:rPr>
          <w:ins w:id="233" w:author="Shadow Wolf" w:date="2023-05-10T12:48:00Z"/>
          <w:spacing w:val="4"/>
        </w:rPr>
      </w:pPr>
      <w:ins w:id="234" w:author="Shadow Wolf" w:date="2023-05-10T12:46:00Z">
        <w:r>
          <w:rPr>
            <w:spacing w:val="4"/>
          </w:rPr>
          <w:t xml:space="preserve">Также мы можем сохранить </w:t>
        </w:r>
      </w:ins>
      <w:ins w:id="235" w:author="Shadow Wolf" w:date="2023-05-10T12:47:00Z">
        <w:r>
          <w:rPr>
            <w:spacing w:val="4"/>
          </w:rPr>
          <w:t>результат хэширования в файл нажав на («</w:t>
        </w:r>
        <w:r>
          <w:rPr>
            <w:spacing w:val="4"/>
            <w:lang w:val="en-US"/>
          </w:rPr>
          <w:t>Save</w:t>
        </w:r>
        <w:r>
          <w:rPr>
            <w:spacing w:val="4"/>
          </w:rPr>
          <w:t>»)</w:t>
        </w:r>
      </w:ins>
    </w:p>
    <w:p w14:paraId="2FE8B223" w14:textId="1F3D7E80" w:rsidR="00B56E6D" w:rsidRDefault="00B56E6D" w:rsidP="00B56E6D">
      <w:pPr>
        <w:pStyle w:val="a0"/>
        <w:rPr>
          <w:ins w:id="236" w:author="Shadow Wolf" w:date="2023-05-10T12:50:00Z"/>
          <w:spacing w:val="4"/>
        </w:rPr>
      </w:pPr>
      <w:ins w:id="237" w:author="Shadow Wolf" w:date="2023-05-10T12:48:00Z">
        <w:r>
          <w:rPr>
            <w:spacing w:val="4"/>
          </w:rPr>
          <w:t xml:space="preserve">Можно установить </w:t>
        </w:r>
        <w:proofErr w:type="gramStart"/>
        <w:r>
          <w:rPr>
            <w:spacing w:val="4"/>
          </w:rPr>
          <w:t>авто режим</w:t>
        </w:r>
        <w:proofErr w:type="gramEnd"/>
        <w:r>
          <w:rPr>
            <w:spacing w:val="4"/>
          </w:rPr>
          <w:t xml:space="preserve"> выбрав в выпадающем с</w:t>
        </w:r>
      </w:ins>
      <w:ins w:id="238" w:author="Shadow Wolf" w:date="2023-05-10T12:49:00Z">
        <w:r>
          <w:rPr>
            <w:spacing w:val="4"/>
          </w:rPr>
          <w:t>писке «</w:t>
        </w:r>
        <w:r>
          <w:rPr>
            <w:spacing w:val="4"/>
            <w:lang w:val="en-US"/>
          </w:rPr>
          <w:t>Auto</w:t>
        </w:r>
        <w:r>
          <w:rPr>
            <w:spacing w:val="4"/>
          </w:rPr>
          <w:t>»</w:t>
        </w:r>
      </w:ins>
      <w:ins w:id="239" w:author="Shadow Wolf" w:date="2023-05-10T12:50:00Z">
        <w:r>
          <w:rPr>
            <w:spacing w:val="4"/>
          </w:rPr>
          <w:t>.</w:t>
        </w:r>
      </w:ins>
    </w:p>
    <w:p w14:paraId="152AC74C" w14:textId="7E7DB67B" w:rsidR="00B56E6D" w:rsidRDefault="00B56E6D" w:rsidP="00B56E6D">
      <w:pPr>
        <w:pStyle w:val="a0"/>
        <w:rPr>
          <w:ins w:id="240" w:author="Shadow Wolf" w:date="2023-05-10T12:51:00Z"/>
          <w:spacing w:val="4"/>
        </w:rPr>
      </w:pPr>
      <w:ins w:id="241" w:author="Shadow Wolf" w:date="2023-05-10T12:50:00Z">
        <w:r>
          <w:rPr>
            <w:spacing w:val="4"/>
          </w:rPr>
          <w:t>Можно очистить поля нажав на «</w:t>
        </w:r>
        <w:r>
          <w:rPr>
            <w:spacing w:val="4"/>
            <w:lang w:val="en-US"/>
          </w:rPr>
          <w:t>Cl</w:t>
        </w:r>
      </w:ins>
      <w:ins w:id="242" w:author="Shadow Wolf" w:date="2023-05-10T12:51:00Z">
        <w:r>
          <w:rPr>
            <w:spacing w:val="4"/>
            <w:lang w:val="en-US"/>
          </w:rPr>
          <w:t>ear</w:t>
        </w:r>
      </w:ins>
      <w:ins w:id="243" w:author="Shadow Wolf" w:date="2023-05-10T12:50:00Z">
        <w:r>
          <w:rPr>
            <w:spacing w:val="4"/>
          </w:rPr>
          <w:t>»</w:t>
        </w:r>
      </w:ins>
      <w:ins w:id="244" w:author="Shadow Wolf" w:date="2023-05-10T12:51:00Z">
        <w:r w:rsidRPr="00B56E6D">
          <w:rPr>
            <w:spacing w:val="4"/>
            <w:rPrChange w:id="245" w:author="Shadow Wolf" w:date="2023-05-10T12:51:00Z">
              <w:rPr>
                <w:spacing w:val="4"/>
                <w:lang w:val="en-US"/>
              </w:rPr>
            </w:rPrChange>
          </w:rPr>
          <w:t>.</w:t>
        </w:r>
      </w:ins>
    </w:p>
    <w:p w14:paraId="37CE877E" w14:textId="3807045C" w:rsidR="00B56E6D" w:rsidRDefault="00B56E6D" w:rsidP="00B56E6D">
      <w:pPr>
        <w:pStyle w:val="a0"/>
        <w:rPr>
          <w:ins w:id="246" w:author="Shadow Wolf" w:date="2023-05-10T12:52:00Z"/>
          <w:spacing w:val="4"/>
        </w:rPr>
      </w:pPr>
      <w:ins w:id="247" w:author="Shadow Wolf" w:date="2023-05-10T12:51:00Z">
        <w:r>
          <w:rPr>
            <w:spacing w:val="4"/>
          </w:rPr>
          <w:t xml:space="preserve">И последнее, для вывода результатов алгоритмов хэширования, нужно </w:t>
        </w:r>
        <w:proofErr w:type="spellStart"/>
        <w:r>
          <w:rPr>
            <w:spacing w:val="4"/>
          </w:rPr>
          <w:t>захэшировать</w:t>
        </w:r>
        <w:proofErr w:type="spellEnd"/>
        <w:r>
          <w:rPr>
            <w:spacing w:val="4"/>
          </w:rPr>
          <w:t xml:space="preserve"> сообщение и </w:t>
        </w:r>
      </w:ins>
      <w:ins w:id="248" w:author="Shadow Wolf" w:date="2023-05-10T12:52:00Z">
        <w:r>
          <w:rPr>
            <w:spacing w:val="4"/>
          </w:rPr>
          <w:t>по шагам получать итоги.</w:t>
        </w:r>
      </w:ins>
    </w:p>
    <w:p w14:paraId="003F04C2" w14:textId="0CA636F5" w:rsidR="00B56E6D" w:rsidRDefault="00B56E6D" w:rsidP="00B56E6D">
      <w:pPr>
        <w:pStyle w:val="a0"/>
        <w:rPr>
          <w:ins w:id="249" w:author="Shadow Wolf" w:date="2023-05-10T12:52:00Z"/>
          <w:spacing w:val="4"/>
        </w:rPr>
      </w:pPr>
    </w:p>
    <w:p w14:paraId="5F971C7C" w14:textId="0BBEADF7" w:rsidR="00B56E6D" w:rsidRDefault="00B56E6D" w:rsidP="00B56E6D">
      <w:pPr>
        <w:pStyle w:val="a0"/>
        <w:rPr>
          <w:ins w:id="250" w:author="Shadow Wolf" w:date="2023-05-10T12:52:00Z"/>
          <w:spacing w:val="4"/>
        </w:rPr>
      </w:pPr>
    </w:p>
    <w:p w14:paraId="2D248CD6" w14:textId="0BD25B84" w:rsidR="00B56E6D" w:rsidRDefault="00B56E6D" w:rsidP="00B56E6D">
      <w:pPr>
        <w:pStyle w:val="a0"/>
        <w:rPr>
          <w:ins w:id="251" w:author="Shadow Wolf" w:date="2023-05-10T12:52:00Z"/>
          <w:spacing w:val="4"/>
        </w:rPr>
      </w:pPr>
    </w:p>
    <w:p w14:paraId="200D815D" w14:textId="3C2EF737" w:rsidR="00B56E6D" w:rsidRDefault="00B56E6D" w:rsidP="00B56E6D">
      <w:pPr>
        <w:pStyle w:val="a0"/>
        <w:rPr>
          <w:ins w:id="252" w:author="Shadow Wolf" w:date="2023-05-10T12:52:00Z"/>
          <w:spacing w:val="4"/>
        </w:rPr>
      </w:pPr>
    </w:p>
    <w:p w14:paraId="70CEC8DA" w14:textId="035E9E9C" w:rsidR="00B56E6D" w:rsidRDefault="00B56E6D" w:rsidP="00B56E6D">
      <w:pPr>
        <w:pStyle w:val="a0"/>
        <w:rPr>
          <w:ins w:id="253" w:author="Shadow Wolf" w:date="2023-05-10T12:52:00Z"/>
          <w:spacing w:val="4"/>
        </w:rPr>
      </w:pPr>
    </w:p>
    <w:p w14:paraId="5FF76FF5" w14:textId="4237B2C4" w:rsidR="00B56E6D" w:rsidRDefault="00B56E6D" w:rsidP="00B56E6D">
      <w:pPr>
        <w:pStyle w:val="a0"/>
        <w:rPr>
          <w:ins w:id="254" w:author="Shadow Wolf" w:date="2023-05-10T12:52:00Z"/>
          <w:spacing w:val="4"/>
        </w:rPr>
      </w:pPr>
    </w:p>
    <w:p w14:paraId="6DD1E789" w14:textId="60A0CEB8" w:rsidR="00B56E6D" w:rsidRDefault="00B56E6D" w:rsidP="00B56E6D">
      <w:pPr>
        <w:pStyle w:val="a0"/>
        <w:rPr>
          <w:ins w:id="255" w:author="Shadow Wolf" w:date="2023-05-10T12:52:00Z"/>
          <w:spacing w:val="4"/>
        </w:rPr>
      </w:pPr>
    </w:p>
    <w:p w14:paraId="142765C1" w14:textId="18C9DFEA" w:rsidR="00B56E6D" w:rsidRDefault="00B56E6D" w:rsidP="00B56E6D">
      <w:pPr>
        <w:pStyle w:val="a0"/>
        <w:rPr>
          <w:ins w:id="256" w:author="Shadow Wolf" w:date="2023-05-10T12:52:00Z"/>
          <w:spacing w:val="4"/>
        </w:rPr>
      </w:pPr>
    </w:p>
    <w:p w14:paraId="139FE143" w14:textId="35E4C6D9" w:rsidR="00B56E6D" w:rsidRDefault="00B56E6D" w:rsidP="00B56E6D">
      <w:pPr>
        <w:pStyle w:val="a0"/>
        <w:rPr>
          <w:ins w:id="257" w:author="Shadow Wolf" w:date="2023-05-10T12:52:00Z"/>
          <w:spacing w:val="4"/>
        </w:rPr>
      </w:pPr>
    </w:p>
    <w:p w14:paraId="24AD55BD" w14:textId="424C037F" w:rsidR="00B56E6D" w:rsidRDefault="00B56E6D" w:rsidP="00B56E6D">
      <w:pPr>
        <w:pStyle w:val="a0"/>
        <w:rPr>
          <w:ins w:id="258" w:author="Shadow Wolf" w:date="2023-05-10T12:52:00Z"/>
          <w:spacing w:val="4"/>
        </w:rPr>
      </w:pPr>
    </w:p>
    <w:p w14:paraId="792EE6C4" w14:textId="333C2715" w:rsidR="00B56E6D" w:rsidRDefault="00B56E6D" w:rsidP="00B56E6D">
      <w:pPr>
        <w:pStyle w:val="a0"/>
        <w:rPr>
          <w:ins w:id="259" w:author="Shadow Wolf" w:date="2023-05-10T12:52:00Z"/>
          <w:spacing w:val="4"/>
        </w:rPr>
      </w:pPr>
    </w:p>
    <w:p w14:paraId="25B42407" w14:textId="5924DE81" w:rsidR="00B56E6D" w:rsidRDefault="00B56E6D" w:rsidP="00B56E6D">
      <w:pPr>
        <w:pStyle w:val="a0"/>
        <w:rPr>
          <w:ins w:id="260" w:author="Shadow Wolf" w:date="2023-05-10T12:52:00Z"/>
          <w:spacing w:val="4"/>
        </w:rPr>
      </w:pPr>
    </w:p>
    <w:p w14:paraId="7678E914" w14:textId="77777777" w:rsidR="00B56E6D" w:rsidRPr="00B56E6D" w:rsidRDefault="00B56E6D">
      <w:pPr>
        <w:pStyle w:val="a0"/>
        <w:rPr>
          <w:ins w:id="261" w:author="Shadow Wolf" w:date="2023-05-10T12:11:00Z"/>
          <w:b/>
          <w:bCs/>
          <w:spacing w:val="4"/>
          <w:rPrChange w:id="262" w:author="Shadow Wolf" w:date="2023-05-10T12:51:00Z">
            <w:rPr>
              <w:ins w:id="263" w:author="Shadow Wolf" w:date="2023-05-10T12:11:00Z"/>
              <w:spacing w:val="4"/>
            </w:rPr>
          </w:rPrChange>
        </w:rPr>
      </w:pPr>
    </w:p>
    <w:p w14:paraId="59166763" w14:textId="77777777" w:rsidR="00C318CF" w:rsidRDefault="00C318CF" w:rsidP="00C318CF">
      <w:pPr>
        <w:pStyle w:val="a"/>
        <w:numPr>
          <w:ilvl w:val="0"/>
          <w:numId w:val="0"/>
        </w:numPr>
        <w:jc w:val="center"/>
        <w:rPr>
          <w:ins w:id="264" w:author="Shadow Wolf" w:date="2023-05-10T12:22:00Z"/>
        </w:rPr>
      </w:pPr>
      <w:bookmarkStart w:id="265" w:name="_Toc102315907"/>
      <w:bookmarkStart w:id="266" w:name="_Toc102315908"/>
      <w:ins w:id="267" w:author="Shadow Wolf" w:date="2023-05-10T12:22:00Z">
        <w:r w:rsidRPr="00AE5F68">
          <w:lastRenderedPageBreak/>
          <w:t>З</w:t>
        </w:r>
        <w:r>
          <w:t>аключение</w:t>
        </w:r>
        <w:bookmarkEnd w:id="265"/>
      </w:ins>
    </w:p>
    <w:p w14:paraId="4B8914E2" w14:textId="44DA287E" w:rsidR="00C318CF" w:rsidRDefault="00C318CF" w:rsidP="00C318CF">
      <w:pPr>
        <w:pStyle w:val="a0"/>
        <w:rPr>
          <w:ins w:id="268" w:author="Shadow Wolf" w:date="2023-05-10T12:22:00Z"/>
        </w:rPr>
      </w:pPr>
      <w:ins w:id="269" w:author="Shadow Wolf" w:date="2023-05-10T12:22:00Z">
        <w:r>
          <w:t>В ходе выполнения курсового проекта была достигнута поставленная цель по разработке приложения для</w:t>
        </w:r>
      </w:ins>
      <w:ins w:id="270" w:author="Shadow Wolf" w:date="2023-05-10T12:52:00Z">
        <w:r w:rsidR="00B56E6D">
          <w:t xml:space="preserve"> получения хэшей и вывода результатов алгоритмов </w:t>
        </w:r>
        <w:proofErr w:type="gramStart"/>
        <w:r w:rsidR="00B56E6D">
          <w:t>хэширования.</w:t>
        </w:r>
      </w:ins>
      <w:ins w:id="271" w:author="Shadow Wolf" w:date="2023-05-10T12:22:00Z">
        <w:r>
          <w:t>.</w:t>
        </w:r>
        <w:proofErr w:type="gramEnd"/>
        <w:r>
          <w:t xml:space="preserve"> </w:t>
        </w:r>
      </w:ins>
    </w:p>
    <w:p w14:paraId="64F30CB9" w14:textId="77777777" w:rsidR="00C318CF" w:rsidRDefault="00C318CF" w:rsidP="00C318CF">
      <w:pPr>
        <w:pStyle w:val="a0"/>
        <w:rPr>
          <w:ins w:id="272" w:author="Shadow Wolf" w:date="2023-05-10T12:22:00Z"/>
        </w:rPr>
      </w:pPr>
      <w:ins w:id="273" w:author="Shadow Wolf" w:date="2023-05-10T12:22:00Z">
        <w:r>
          <w:t>При разработке проекта выполнены следующие задачи:</w:t>
        </w:r>
      </w:ins>
    </w:p>
    <w:p w14:paraId="5322F088" w14:textId="77777777" w:rsidR="00B56E6D" w:rsidRPr="00BF692F" w:rsidRDefault="00B56E6D" w:rsidP="00B56E6D">
      <w:pPr>
        <w:numPr>
          <w:ilvl w:val="0"/>
          <w:numId w:val="3"/>
        </w:numPr>
        <w:ind w:left="851" w:hanging="851"/>
        <w:rPr>
          <w:ins w:id="274" w:author="Shadow Wolf" w:date="2023-05-10T12:53:00Z"/>
          <w:szCs w:val="28"/>
        </w:rPr>
      </w:pPr>
      <w:ins w:id="275" w:author="Shadow Wolf" w:date="2023-05-10T12:53:00Z">
        <w:r w:rsidRPr="003329DA">
          <w:rPr>
            <w:szCs w:val="24"/>
          </w:rPr>
          <w:t>Реализ</w:t>
        </w:r>
        <w:r>
          <w:rPr>
            <w:szCs w:val="24"/>
          </w:rPr>
          <w:t>овать</w:t>
        </w:r>
        <w:r w:rsidRPr="003329DA">
          <w:rPr>
            <w:szCs w:val="24"/>
          </w:rPr>
          <w:t xml:space="preserve"> </w:t>
        </w:r>
        <w:r>
          <w:rPr>
            <w:szCs w:val="24"/>
          </w:rPr>
          <w:t xml:space="preserve">алгоритма хэширования </w:t>
        </w:r>
        <w:proofErr w:type="spellStart"/>
        <w:r w:rsidRPr="003329DA">
          <w:rPr>
            <w:szCs w:val="28"/>
            <w:u w:val="single"/>
          </w:rPr>
          <w:t>Keccak</w:t>
        </w:r>
        <w:proofErr w:type="spellEnd"/>
        <w:r>
          <w:rPr>
            <w:szCs w:val="24"/>
          </w:rPr>
          <w:t xml:space="preserve"> на основе логических операций и циклических сдвигов</w:t>
        </w:r>
        <w:r>
          <w:rPr>
            <w:szCs w:val="28"/>
          </w:rPr>
          <w:t>.</w:t>
        </w:r>
      </w:ins>
    </w:p>
    <w:p w14:paraId="7E727A01" w14:textId="77777777" w:rsidR="00B56E6D" w:rsidRPr="00BF692F" w:rsidRDefault="00B56E6D" w:rsidP="00B56E6D">
      <w:pPr>
        <w:numPr>
          <w:ilvl w:val="0"/>
          <w:numId w:val="3"/>
        </w:numPr>
        <w:ind w:left="851" w:hanging="851"/>
        <w:rPr>
          <w:ins w:id="276" w:author="Shadow Wolf" w:date="2023-05-10T12:53:00Z"/>
          <w:szCs w:val="28"/>
        </w:rPr>
      </w:pPr>
      <w:ins w:id="277" w:author="Shadow Wolf" w:date="2023-05-10T12:53:00Z">
        <w:r>
          <w:rPr>
            <w:szCs w:val="24"/>
          </w:rPr>
          <w:t>Разработать программное средство реализации данного метода или алгоритма.</w:t>
        </w:r>
      </w:ins>
    </w:p>
    <w:p w14:paraId="08BF6816" w14:textId="752D6A83" w:rsidR="00B56E6D" w:rsidRDefault="00B56E6D" w:rsidP="00B56E6D">
      <w:pPr>
        <w:numPr>
          <w:ilvl w:val="0"/>
          <w:numId w:val="3"/>
        </w:numPr>
        <w:ind w:left="851" w:hanging="851"/>
        <w:rPr>
          <w:ins w:id="278" w:author="Shadow Wolf" w:date="2023-05-10T12:53:00Z"/>
          <w:szCs w:val="28"/>
        </w:rPr>
      </w:pPr>
      <w:ins w:id="279" w:author="Shadow Wolf" w:date="2023-05-10T12:53:00Z">
        <w:r>
          <w:rPr>
            <w:szCs w:val="28"/>
          </w:rPr>
          <w:t>Составить руководство пользователя.</w:t>
        </w:r>
      </w:ins>
    </w:p>
    <w:p w14:paraId="6A5C1BC6" w14:textId="77777777" w:rsidR="00B56E6D" w:rsidRPr="006353A7" w:rsidRDefault="00B56E6D">
      <w:pPr>
        <w:ind w:left="851" w:firstLine="0"/>
        <w:rPr>
          <w:ins w:id="280" w:author="Shadow Wolf" w:date="2023-05-10T12:53:00Z"/>
          <w:szCs w:val="28"/>
        </w:rPr>
        <w:pPrChange w:id="281" w:author="Shadow Wolf" w:date="2023-05-10T12:53:00Z">
          <w:pPr>
            <w:numPr>
              <w:numId w:val="3"/>
            </w:numPr>
            <w:ind w:left="851" w:hanging="851"/>
          </w:pPr>
        </w:pPrChange>
      </w:pPr>
    </w:p>
    <w:p w14:paraId="0B9CBA3D" w14:textId="5F0821F0" w:rsidR="00C318CF" w:rsidRDefault="00C318CF" w:rsidP="00C318CF">
      <w:pPr>
        <w:pStyle w:val="a0"/>
        <w:rPr>
          <w:ins w:id="282" w:author="Shadow Wolf" w:date="2023-05-10T12:22:00Z"/>
        </w:rPr>
      </w:pPr>
      <w:ins w:id="283" w:author="Shadow Wolf" w:date="2023-05-10T12:22:00Z">
        <w:r>
          <w:t>В процессе выполнения проекта были рассмотрены различные методы</w:t>
        </w:r>
      </w:ins>
      <w:ins w:id="284" w:author="Shadow Wolf" w:date="2023-05-10T12:53:00Z">
        <w:r w:rsidR="00B56E6D">
          <w:t xml:space="preserve"> </w:t>
        </w:r>
      </w:ins>
      <w:ins w:id="285" w:author="Shadow Wolf" w:date="2023-05-10T12:54:00Z">
        <w:r w:rsidR="00B56E6D">
          <w:t>х</w:t>
        </w:r>
      </w:ins>
      <w:ins w:id="286" w:author="Shadow Wolf" w:date="2023-05-10T12:53:00Z">
        <w:r w:rsidR="00B56E6D">
          <w:t>эши</w:t>
        </w:r>
      </w:ins>
      <w:ins w:id="287" w:author="Shadow Wolf" w:date="2023-05-10T12:54:00Z">
        <w:r w:rsidR="00B56E6D">
          <w:t xml:space="preserve">рования. </w:t>
        </w:r>
      </w:ins>
      <w:ins w:id="288" w:author="Shadow Wolf" w:date="2023-05-10T12:22:00Z">
        <w:r>
          <w:t>Был проведен их анализ и сравнение. В результате чего для реализации был выбран текущий метод.</w:t>
        </w:r>
      </w:ins>
    </w:p>
    <w:p w14:paraId="16A17541" w14:textId="532EBB23" w:rsidR="00C318CF" w:rsidRPr="00FC1270" w:rsidRDefault="00C318CF" w:rsidP="00C318CF">
      <w:pPr>
        <w:pStyle w:val="a0"/>
        <w:rPr>
          <w:ins w:id="289" w:author="Shadow Wolf" w:date="2023-05-10T12:22:00Z"/>
        </w:rPr>
      </w:pPr>
      <w:ins w:id="290" w:author="Shadow Wolf" w:date="2023-05-10T12:22:00Z">
        <w:r>
          <w:t xml:space="preserve">На следующем этапе было спроектировано приложение, а также выбраны технологии для его реализации. Этими технологиями стали </w:t>
        </w:r>
        <w:r w:rsidRPr="00FC1270">
          <w:t xml:space="preserve">система для построения клиентских приложений </w:t>
        </w:r>
        <w:r>
          <w:rPr>
            <w:lang w:val="en-US"/>
          </w:rPr>
          <w:t>WPF</w:t>
        </w:r>
        <w:r w:rsidRPr="00FC1270">
          <w:t xml:space="preserve">, </w:t>
        </w:r>
        <w:r>
          <w:t xml:space="preserve">язык программирования </w:t>
        </w:r>
        <w:r>
          <w:rPr>
            <w:lang w:val="en-US"/>
          </w:rPr>
          <w:t>C</w:t>
        </w:r>
        <w:r w:rsidRPr="00FC1270">
          <w:t>#,</w:t>
        </w:r>
      </w:ins>
      <w:ins w:id="291" w:author="Shadow Wolf" w:date="2023-05-10T12:54:00Z">
        <w:r w:rsidR="001301DC">
          <w:t xml:space="preserve"> </w:t>
        </w:r>
      </w:ins>
      <w:ins w:id="292" w:author="Shadow Wolf" w:date="2023-05-10T12:22:00Z">
        <w:r>
          <w:t xml:space="preserve">а также </w:t>
        </w:r>
        <w:r>
          <w:rPr>
            <w:lang w:val="en-US"/>
          </w:rPr>
          <w:t>IDE</w:t>
        </w:r>
        <w:r w:rsidRPr="00FC1270">
          <w:t xml:space="preserve"> </w:t>
        </w:r>
        <w:r>
          <w:rPr>
            <w:lang w:val="en-US"/>
          </w:rPr>
          <w:t>Visual</w:t>
        </w:r>
        <w:r w:rsidRPr="00FC1270">
          <w:t xml:space="preserve"> </w:t>
        </w:r>
        <w:r>
          <w:rPr>
            <w:lang w:val="en-US"/>
          </w:rPr>
          <w:t>Studio</w:t>
        </w:r>
        <w:r w:rsidRPr="00FC1270">
          <w:t>.</w:t>
        </w:r>
      </w:ins>
    </w:p>
    <w:p w14:paraId="4B1BEFD7" w14:textId="77777777" w:rsidR="00C318CF" w:rsidRDefault="00C318CF" w:rsidP="00C318CF">
      <w:pPr>
        <w:pStyle w:val="a0"/>
        <w:rPr>
          <w:ins w:id="293" w:author="Shadow Wolf" w:date="2023-05-10T12:22:00Z"/>
        </w:rPr>
      </w:pPr>
      <w:ins w:id="294" w:author="Shadow Wolf" w:date="2023-05-10T12:22:00Z">
        <w:r>
          <w:t xml:space="preserve">Результатом третьего этапа стало приложение, рассчитанное для использования в ОС </w:t>
        </w:r>
        <w:r>
          <w:rPr>
            <w:lang w:val="en-US"/>
          </w:rPr>
          <w:t>Windows</w:t>
        </w:r>
        <w:r>
          <w:t>. Приложение предоставляет все регламентированные функции, а также графический интерфейс.</w:t>
        </w:r>
      </w:ins>
    </w:p>
    <w:p w14:paraId="09CCF1E9" w14:textId="77777777" w:rsidR="00C318CF" w:rsidRDefault="00C318CF" w:rsidP="00C318CF">
      <w:pPr>
        <w:pStyle w:val="a0"/>
        <w:rPr>
          <w:ins w:id="295" w:author="Shadow Wolf" w:date="2023-05-10T12:22:00Z"/>
        </w:rPr>
      </w:pPr>
      <w:ins w:id="296" w:author="Shadow Wolf" w:date="2023-05-10T12:22:00Z">
        <w:r>
          <w:t>По результатам тестирования на следующих этапах были устранены и исправлены всевозможные ошибки, а также проверена работоспособность, и отказоустойчивость программного средства.</w:t>
        </w:r>
      </w:ins>
    </w:p>
    <w:p w14:paraId="16693337" w14:textId="77777777" w:rsidR="00C318CF" w:rsidRPr="00FC1270" w:rsidRDefault="00C318CF" w:rsidP="00C318CF">
      <w:pPr>
        <w:pStyle w:val="a0"/>
        <w:rPr>
          <w:ins w:id="297" w:author="Shadow Wolf" w:date="2023-05-10T12:22:00Z"/>
        </w:rPr>
      </w:pPr>
      <w:ins w:id="298" w:author="Shadow Wolf" w:date="2023-05-10T12:22:00Z">
        <w:r>
          <w:t>Было составлено руководство пользователя.</w:t>
        </w:r>
      </w:ins>
    </w:p>
    <w:p w14:paraId="5CDE87F7" w14:textId="77777777" w:rsidR="00C318CF" w:rsidRDefault="00C318CF" w:rsidP="00C318CF">
      <w:pPr>
        <w:pStyle w:val="a0"/>
        <w:rPr>
          <w:ins w:id="299" w:author="Shadow Wolf" w:date="2023-05-10T12:22:00Z"/>
        </w:rPr>
      </w:pPr>
      <w:ins w:id="300" w:author="Shadow Wolf" w:date="2023-05-10T12:22:00Z">
        <w:r>
          <w:t>По результатам выполнения программы можно сделать вывод о том, что разработанная программа работает должным образом и требования технического задания полностью выполнены.</w:t>
        </w:r>
      </w:ins>
    </w:p>
    <w:p w14:paraId="094C8EFE" w14:textId="63C4D7DB" w:rsidR="00C318CF" w:rsidRDefault="00C318CF" w:rsidP="00395751">
      <w:pPr>
        <w:pStyle w:val="a"/>
        <w:numPr>
          <w:ilvl w:val="0"/>
          <w:numId w:val="0"/>
        </w:numPr>
        <w:jc w:val="center"/>
        <w:rPr>
          <w:ins w:id="301" w:author="Shadow Wolf" w:date="2023-05-10T12:22:00Z"/>
        </w:rPr>
      </w:pPr>
    </w:p>
    <w:p w14:paraId="1199DE9A" w14:textId="56FD7EF4" w:rsidR="00C318CF" w:rsidRDefault="00C318CF" w:rsidP="00395751">
      <w:pPr>
        <w:pStyle w:val="a"/>
        <w:numPr>
          <w:ilvl w:val="0"/>
          <w:numId w:val="0"/>
        </w:numPr>
        <w:jc w:val="center"/>
        <w:rPr>
          <w:ins w:id="302" w:author="Shadow Wolf" w:date="2023-05-10T12:22:00Z"/>
        </w:rPr>
      </w:pPr>
    </w:p>
    <w:p w14:paraId="55FC3BA5" w14:textId="4888FD16" w:rsidR="00C318CF" w:rsidRDefault="00C318CF" w:rsidP="00395751">
      <w:pPr>
        <w:pStyle w:val="a"/>
        <w:numPr>
          <w:ilvl w:val="0"/>
          <w:numId w:val="0"/>
        </w:numPr>
        <w:jc w:val="center"/>
        <w:rPr>
          <w:ins w:id="303" w:author="Shadow Wolf" w:date="2023-05-10T12:22:00Z"/>
        </w:rPr>
      </w:pPr>
    </w:p>
    <w:p w14:paraId="4A620E28" w14:textId="2EC5F437" w:rsidR="00C318CF" w:rsidRDefault="00C318CF" w:rsidP="00395751">
      <w:pPr>
        <w:pStyle w:val="a"/>
        <w:numPr>
          <w:ilvl w:val="0"/>
          <w:numId w:val="0"/>
        </w:numPr>
        <w:jc w:val="center"/>
        <w:rPr>
          <w:ins w:id="304" w:author="Shadow Wolf" w:date="2023-05-10T12:22:00Z"/>
        </w:rPr>
      </w:pPr>
    </w:p>
    <w:p w14:paraId="7B36BA18" w14:textId="7D8E1BEF" w:rsidR="00C318CF" w:rsidRDefault="00C318CF" w:rsidP="00395751">
      <w:pPr>
        <w:pStyle w:val="a"/>
        <w:numPr>
          <w:ilvl w:val="0"/>
          <w:numId w:val="0"/>
        </w:numPr>
        <w:jc w:val="center"/>
        <w:rPr>
          <w:ins w:id="305" w:author="Shadow Wolf" w:date="2023-05-10T12:22:00Z"/>
        </w:rPr>
      </w:pPr>
    </w:p>
    <w:p w14:paraId="4FD28B58" w14:textId="5B38A1FB" w:rsidR="00C318CF" w:rsidRDefault="00C318CF" w:rsidP="00395751">
      <w:pPr>
        <w:pStyle w:val="a"/>
        <w:numPr>
          <w:ilvl w:val="0"/>
          <w:numId w:val="0"/>
        </w:numPr>
        <w:jc w:val="center"/>
        <w:rPr>
          <w:ins w:id="306" w:author="Shadow Wolf" w:date="2023-05-10T12:22:00Z"/>
        </w:rPr>
      </w:pPr>
    </w:p>
    <w:p w14:paraId="26AB136B" w14:textId="42CE11F8" w:rsidR="00C318CF" w:rsidRDefault="00C318CF" w:rsidP="00395751">
      <w:pPr>
        <w:pStyle w:val="a"/>
        <w:numPr>
          <w:ilvl w:val="0"/>
          <w:numId w:val="0"/>
        </w:numPr>
        <w:jc w:val="center"/>
        <w:rPr>
          <w:ins w:id="307" w:author="Shadow Wolf" w:date="2023-05-10T12:54:00Z"/>
        </w:rPr>
      </w:pPr>
    </w:p>
    <w:p w14:paraId="76943247" w14:textId="77777777" w:rsidR="001301DC" w:rsidRDefault="001301DC" w:rsidP="00395751">
      <w:pPr>
        <w:pStyle w:val="a"/>
        <w:numPr>
          <w:ilvl w:val="0"/>
          <w:numId w:val="0"/>
        </w:numPr>
        <w:jc w:val="center"/>
        <w:rPr>
          <w:ins w:id="308" w:author="Shadow Wolf" w:date="2023-05-10T12:22:00Z"/>
        </w:rPr>
      </w:pPr>
    </w:p>
    <w:p w14:paraId="13EFE3C7" w14:textId="77777777" w:rsidR="00C318CF" w:rsidRDefault="00C318CF" w:rsidP="00395751">
      <w:pPr>
        <w:pStyle w:val="a"/>
        <w:numPr>
          <w:ilvl w:val="0"/>
          <w:numId w:val="0"/>
        </w:numPr>
        <w:jc w:val="center"/>
        <w:rPr>
          <w:ins w:id="309" w:author="Shadow Wolf" w:date="2023-05-10T12:22:00Z"/>
        </w:rPr>
      </w:pPr>
    </w:p>
    <w:p w14:paraId="53C868CF" w14:textId="036D0B06" w:rsidR="00395751" w:rsidRDefault="00395751" w:rsidP="00395751">
      <w:pPr>
        <w:pStyle w:val="a"/>
        <w:numPr>
          <w:ilvl w:val="0"/>
          <w:numId w:val="0"/>
        </w:numPr>
        <w:jc w:val="center"/>
        <w:rPr>
          <w:ins w:id="310" w:author="Shadow Wolf" w:date="2023-05-10T12:11:00Z"/>
        </w:rPr>
      </w:pPr>
      <w:ins w:id="311" w:author="Shadow Wolf" w:date="2023-05-10T12:11:00Z">
        <w:r>
          <w:lastRenderedPageBreak/>
          <w:t>Список используемых источников</w:t>
        </w:r>
        <w:bookmarkEnd w:id="266"/>
      </w:ins>
    </w:p>
    <w:p w14:paraId="4A69B786" w14:textId="2721E1A7" w:rsidR="00395751" w:rsidRDefault="00C318CF" w:rsidP="00395751">
      <w:pPr>
        <w:pStyle w:val="a0"/>
        <w:numPr>
          <w:ilvl w:val="0"/>
          <w:numId w:val="10"/>
        </w:numPr>
        <w:ind w:left="0" w:firstLine="709"/>
        <w:rPr>
          <w:ins w:id="312" w:author="Shadow Wolf" w:date="2023-05-10T12:11:00Z"/>
        </w:rPr>
      </w:pPr>
      <w:proofErr w:type="spellStart"/>
      <w:ins w:id="313" w:author="Shadow Wolf" w:date="2023-05-10T12:20:00Z">
        <w:r w:rsidRPr="00C318CF">
          <w:t>Jon's</w:t>
        </w:r>
        <w:proofErr w:type="spellEnd"/>
        <w:r w:rsidRPr="00C318CF">
          <w:t xml:space="preserve"> </w:t>
        </w:r>
        <w:proofErr w:type="spellStart"/>
        <w:r w:rsidRPr="00C318CF">
          <w:t>Blog</w:t>
        </w:r>
        <w:proofErr w:type="spellEnd"/>
        <w:r w:rsidRPr="00C318CF">
          <w:t xml:space="preserve"> </w:t>
        </w:r>
      </w:ins>
      <w:ins w:id="314" w:author="Shadow Wolf" w:date="2023-05-10T12:11:00Z">
        <w:r w:rsidR="00395751" w:rsidRPr="00CD7FB6">
          <w:t>[</w:t>
        </w:r>
        <w:r w:rsidR="00395751">
          <w:t>Электронный ресурс</w:t>
        </w:r>
        <w:r w:rsidR="00395751" w:rsidRPr="00CD7FB6">
          <w:t>]</w:t>
        </w:r>
        <w:r w:rsidR="00395751">
          <w:t xml:space="preserve">. Режим доступа: </w:t>
        </w:r>
      </w:ins>
      <w:ins w:id="315" w:author="Shadow Wolf" w:date="2023-05-10T12:19:00Z">
        <w:r w:rsidRPr="00C318CF">
          <w:t>chrome-</w:t>
        </w:r>
        <w:proofErr w:type="gramStart"/>
        <w:r w:rsidRPr="00C318CF">
          <w:t>extension://ahmkjjgdligadogjedmnogbpbcpofeeo/html/suspended.html#ttl=SHA-3%20Explained%20in%20Plain%20English%20%E2%80%93%20Jon's%20Blog&amp;pos=3321.60009765625&amp;uri=https://chemejon.wordpress.com/2021/12/06/sha-3-explained-in-plain-english/</w:t>
        </w:r>
      </w:ins>
      <w:ins w:id="316" w:author="Shadow Wolf" w:date="2023-05-10T12:20:00Z">
        <w:r w:rsidRPr="00C318CF">
          <w:rPr>
            <w:rPrChange w:id="317" w:author="Shadow Wolf" w:date="2023-05-10T12:20:00Z">
              <w:rPr>
                <w:lang w:val="en-US"/>
              </w:rPr>
            </w:rPrChange>
          </w:rPr>
          <w:t xml:space="preserve"> </w:t>
        </w:r>
      </w:ins>
      <w:ins w:id="318" w:author="Shadow Wolf" w:date="2023-05-10T12:11:00Z">
        <w:r w:rsidR="00395751">
          <w:t>.</w:t>
        </w:r>
        <w:proofErr w:type="gramEnd"/>
        <w:r w:rsidR="00395751">
          <w:t xml:space="preserve"> Дата доступа: 30.04.202</w:t>
        </w:r>
      </w:ins>
      <w:ins w:id="319" w:author="Shadow Wolf" w:date="2023-05-10T12:20:00Z">
        <w:r>
          <w:rPr>
            <w:lang w:val="en-US"/>
          </w:rPr>
          <w:t>3</w:t>
        </w:r>
      </w:ins>
    </w:p>
    <w:p w14:paraId="54B25FDA" w14:textId="6153F82E" w:rsidR="00395751" w:rsidRPr="00DA54CD" w:rsidRDefault="00C318CF" w:rsidP="00395751">
      <w:pPr>
        <w:pStyle w:val="a0"/>
        <w:numPr>
          <w:ilvl w:val="0"/>
          <w:numId w:val="10"/>
        </w:numPr>
        <w:ind w:left="0" w:firstLine="709"/>
        <w:rPr>
          <w:ins w:id="320" w:author="Shadow Wolf" w:date="2023-05-10T12:11:00Z"/>
        </w:rPr>
      </w:pPr>
      <w:ins w:id="321" w:author="Shadow Wolf" w:date="2023-05-10T12:21:00Z">
        <w:r w:rsidRPr="00C318CF">
          <w:rPr>
            <w:lang w:val="en-US"/>
          </w:rPr>
          <w:t>Keccak</w:t>
        </w:r>
        <w:r w:rsidRPr="00C318CF">
          <w:rPr>
            <w:rPrChange w:id="322" w:author="Shadow Wolf" w:date="2023-05-10T12:21:00Z">
              <w:rPr>
                <w:lang w:val="en-US"/>
              </w:rPr>
            </w:rPrChange>
          </w:rPr>
          <w:t xml:space="preserve">, новый стандарт хеширования данных </w:t>
        </w:r>
      </w:ins>
      <w:ins w:id="323" w:author="Shadow Wolf" w:date="2023-05-10T12:11:00Z">
        <w:r w:rsidR="00395751" w:rsidRPr="00C318CF">
          <w:rPr>
            <w:rPrChange w:id="324" w:author="Shadow Wolf" w:date="2023-05-10T12:21:00Z">
              <w:rPr>
                <w:lang w:val="en-US"/>
              </w:rPr>
            </w:rPrChange>
          </w:rPr>
          <w:t>[</w:t>
        </w:r>
        <w:r w:rsidR="00395751">
          <w:t>Электронный</w:t>
        </w:r>
        <w:r w:rsidR="00395751" w:rsidRPr="00C318CF">
          <w:rPr>
            <w:rPrChange w:id="325" w:author="Shadow Wolf" w:date="2023-05-10T12:21:00Z">
              <w:rPr>
                <w:lang w:val="en-US"/>
              </w:rPr>
            </w:rPrChange>
          </w:rPr>
          <w:t xml:space="preserve"> </w:t>
        </w:r>
        <w:r w:rsidR="00395751">
          <w:t>ресурс</w:t>
        </w:r>
        <w:r w:rsidR="00395751" w:rsidRPr="00C318CF">
          <w:rPr>
            <w:rPrChange w:id="326" w:author="Shadow Wolf" w:date="2023-05-10T12:21:00Z">
              <w:rPr>
                <w:lang w:val="en-US"/>
              </w:rPr>
            </w:rPrChange>
          </w:rPr>
          <w:t xml:space="preserve">]. </w:t>
        </w:r>
        <w:r w:rsidR="00395751">
          <w:t>Режим</w:t>
        </w:r>
        <w:r w:rsidR="00395751" w:rsidRPr="00DA54CD">
          <w:t xml:space="preserve"> </w:t>
        </w:r>
        <w:r w:rsidR="00395751">
          <w:t>доступа</w:t>
        </w:r>
        <w:r w:rsidR="00395751" w:rsidRPr="00DA54CD">
          <w:t xml:space="preserve">: </w:t>
        </w:r>
      </w:ins>
      <w:ins w:id="327" w:author="Shadow Wolf" w:date="2023-05-10T12:21:00Z">
        <w:r>
          <w:fldChar w:fldCharType="begin"/>
        </w:r>
        <w:r>
          <w:instrText xml:space="preserve"> HYPERLINK "</w:instrText>
        </w:r>
        <w:r w:rsidRPr="00C318CF">
          <w:instrText>https://habr.com/ru/articles/159073/</w:instrText>
        </w:r>
        <w:r>
          <w:instrText xml:space="preserve">" </w:instrText>
        </w:r>
        <w:r>
          <w:fldChar w:fldCharType="separate"/>
        </w:r>
        <w:r w:rsidRPr="005A19F2">
          <w:rPr>
            <w:rStyle w:val="Hyperlink"/>
          </w:rPr>
          <w:t>https://habr.com/ru/articles/159073/</w:t>
        </w:r>
        <w:r>
          <w:fldChar w:fldCharType="end"/>
        </w:r>
        <w:r w:rsidRPr="00C318CF">
          <w:rPr>
            <w:rPrChange w:id="328" w:author="Shadow Wolf" w:date="2023-05-10T12:21:00Z">
              <w:rPr>
                <w:lang w:val="en-US"/>
              </w:rPr>
            </w:rPrChange>
          </w:rPr>
          <w:t xml:space="preserve"> </w:t>
        </w:r>
      </w:ins>
      <w:ins w:id="329" w:author="Shadow Wolf" w:date="2023-05-10T12:11:00Z">
        <w:r w:rsidR="00395751">
          <w:t>. Дата доступа: 30.04.202</w:t>
        </w:r>
      </w:ins>
      <w:ins w:id="330" w:author="Shadow Wolf" w:date="2023-05-10T12:21:00Z">
        <w:r>
          <w:rPr>
            <w:lang w:val="en-US"/>
          </w:rPr>
          <w:t>3</w:t>
        </w:r>
      </w:ins>
    </w:p>
    <w:p w14:paraId="4DE39A5A" w14:textId="171AFA68" w:rsidR="00395751" w:rsidRPr="00C318CF" w:rsidRDefault="00C318CF">
      <w:pPr>
        <w:pStyle w:val="a0"/>
        <w:numPr>
          <w:ilvl w:val="0"/>
          <w:numId w:val="10"/>
        </w:numPr>
        <w:ind w:left="0" w:firstLine="709"/>
        <w:rPr>
          <w:ins w:id="331" w:author="Shadow Wolf" w:date="2023-05-10T12:11:00Z"/>
          <w:rPrChange w:id="332" w:author="Shadow Wolf" w:date="2023-05-10T12:22:00Z">
            <w:rPr>
              <w:ins w:id="333" w:author="Shadow Wolf" w:date="2023-05-10T12:11:00Z"/>
            </w:rPr>
          </w:rPrChange>
        </w:rPr>
        <w:pPrChange w:id="334" w:author="Shadow Wolf" w:date="2023-05-10T12:22:00Z">
          <w:pPr>
            <w:spacing w:after="160" w:line="259" w:lineRule="auto"/>
            <w:ind w:firstLine="0"/>
            <w:jc w:val="left"/>
          </w:pPr>
        </w:pPrChange>
      </w:pPr>
      <w:ins w:id="335" w:author="Shadow Wolf" w:date="2023-05-10T12:22:00Z">
        <w:r w:rsidRPr="00C318CF">
          <w:rPr>
            <w:rPrChange w:id="336" w:author="Shadow Wolf" w:date="2023-05-10T12:22:00Z">
              <w:rPr>
                <w:lang w:val="en-US"/>
              </w:rPr>
            </w:rPrChange>
          </w:rPr>
          <w:t xml:space="preserve">Алгоритм </w:t>
        </w:r>
        <w:r w:rsidRPr="00C318CF">
          <w:rPr>
            <w:lang w:val="en-US"/>
          </w:rPr>
          <w:t>SHA</w:t>
        </w:r>
        <w:r w:rsidRPr="00C318CF">
          <w:rPr>
            <w:rPrChange w:id="337" w:author="Shadow Wolf" w:date="2023-05-10T12:22:00Z">
              <w:rPr>
                <w:lang w:val="en-US"/>
              </w:rPr>
            </w:rPrChange>
          </w:rPr>
          <w:t xml:space="preserve">-3 </w:t>
        </w:r>
      </w:ins>
      <w:ins w:id="338" w:author="Shadow Wolf" w:date="2023-05-10T12:11:00Z">
        <w:r w:rsidR="00395751" w:rsidRPr="00C318CF">
          <w:rPr>
            <w:rPrChange w:id="339" w:author="Shadow Wolf" w:date="2023-05-10T12:22:00Z">
              <w:rPr>
                <w:lang w:val="en-US"/>
              </w:rPr>
            </w:rPrChange>
          </w:rPr>
          <w:t>[</w:t>
        </w:r>
        <w:r w:rsidR="00395751">
          <w:t>Электронный</w:t>
        </w:r>
        <w:r w:rsidR="00395751" w:rsidRPr="00C318CF">
          <w:rPr>
            <w:rPrChange w:id="340" w:author="Shadow Wolf" w:date="2023-05-10T12:22:00Z">
              <w:rPr>
                <w:lang w:val="en-US"/>
              </w:rPr>
            </w:rPrChange>
          </w:rPr>
          <w:t xml:space="preserve"> </w:t>
        </w:r>
        <w:r w:rsidR="00395751">
          <w:t>ресурс</w:t>
        </w:r>
        <w:r w:rsidR="00395751" w:rsidRPr="00C318CF">
          <w:rPr>
            <w:rPrChange w:id="341" w:author="Shadow Wolf" w:date="2023-05-10T12:22:00Z">
              <w:rPr>
                <w:lang w:val="en-US"/>
              </w:rPr>
            </w:rPrChange>
          </w:rPr>
          <w:t xml:space="preserve">]. </w:t>
        </w:r>
        <w:r w:rsidR="00395751">
          <w:t>Режим</w:t>
        </w:r>
        <w:r w:rsidR="00395751" w:rsidRPr="00DA54CD">
          <w:t xml:space="preserve"> </w:t>
        </w:r>
        <w:r w:rsidR="00395751">
          <w:t>доступа</w:t>
        </w:r>
        <w:r w:rsidR="00395751" w:rsidRPr="00DA54CD">
          <w:t xml:space="preserve">: </w:t>
        </w:r>
      </w:ins>
      <w:ins w:id="342" w:author="Shadow Wolf" w:date="2023-05-10T12:22:00Z">
        <w:r>
          <w:rPr>
            <w:lang w:val="en-US"/>
          </w:rPr>
          <w:fldChar w:fldCharType="begin"/>
        </w:r>
        <w:r w:rsidRPr="00C318CF">
          <w:rPr>
            <w:rPrChange w:id="343" w:author="Shadow Wolf" w:date="2023-05-10T12:22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C318CF">
          <w:rPr>
            <w:rPrChange w:id="344" w:author="Shadow Wolf" w:date="2023-05-10T12:22:00Z">
              <w:rPr>
                <w:lang w:val="en-US"/>
              </w:rPr>
            </w:rPrChange>
          </w:rPr>
          <w:instrText xml:space="preserve"> "</w:instrText>
        </w:r>
        <w:r w:rsidRPr="00C318CF">
          <w:rPr>
            <w:lang w:val="en-US"/>
          </w:rPr>
          <w:instrText>https</w:instrText>
        </w:r>
        <w:r w:rsidRPr="00C318CF">
          <w:rPr>
            <w:rPrChange w:id="345" w:author="Shadow Wolf" w:date="2023-05-10T12:22:00Z">
              <w:rPr>
                <w:lang w:val="en-US"/>
              </w:rPr>
            </w:rPrChange>
          </w:rPr>
          <w:instrText>://</w:instrText>
        </w:r>
        <w:r w:rsidRPr="00C318CF">
          <w:rPr>
            <w:lang w:val="en-US"/>
          </w:rPr>
          <w:instrText>habr</w:instrText>
        </w:r>
        <w:r w:rsidRPr="00C318CF">
          <w:rPr>
            <w:rPrChange w:id="346" w:author="Shadow Wolf" w:date="2023-05-10T12:22:00Z">
              <w:rPr>
                <w:lang w:val="en-US"/>
              </w:rPr>
            </w:rPrChange>
          </w:rPr>
          <w:instrText>.</w:instrText>
        </w:r>
        <w:r w:rsidRPr="00C318CF">
          <w:rPr>
            <w:lang w:val="en-US"/>
          </w:rPr>
          <w:instrText>com</w:instrText>
        </w:r>
        <w:r w:rsidRPr="00C318CF">
          <w:rPr>
            <w:rPrChange w:id="347" w:author="Shadow Wolf" w:date="2023-05-10T12:22:00Z">
              <w:rPr>
                <w:lang w:val="en-US"/>
              </w:rPr>
            </w:rPrChange>
          </w:rPr>
          <w:instrText>/</w:instrText>
        </w:r>
        <w:r w:rsidRPr="00C318CF">
          <w:rPr>
            <w:lang w:val="en-US"/>
          </w:rPr>
          <w:instrText>ru</w:instrText>
        </w:r>
        <w:r w:rsidRPr="00C318CF">
          <w:rPr>
            <w:rPrChange w:id="348" w:author="Shadow Wolf" w:date="2023-05-10T12:22:00Z">
              <w:rPr>
                <w:lang w:val="en-US"/>
              </w:rPr>
            </w:rPrChange>
          </w:rPr>
          <w:instrText>/</w:instrText>
        </w:r>
        <w:r w:rsidRPr="00C318CF">
          <w:rPr>
            <w:lang w:val="en-US"/>
          </w:rPr>
          <w:instrText>articles</w:instrText>
        </w:r>
        <w:r w:rsidRPr="00C318CF">
          <w:rPr>
            <w:rPrChange w:id="349" w:author="Shadow Wolf" w:date="2023-05-10T12:22:00Z">
              <w:rPr>
                <w:lang w:val="en-US"/>
              </w:rPr>
            </w:rPrChange>
          </w:rPr>
          <w:instrText xml:space="preserve">/534082/" </w:instrText>
        </w:r>
        <w:r>
          <w:rPr>
            <w:lang w:val="en-US"/>
          </w:rPr>
          <w:fldChar w:fldCharType="separate"/>
        </w:r>
        <w:r w:rsidRPr="005A19F2">
          <w:rPr>
            <w:rStyle w:val="Hyperlink"/>
            <w:lang w:val="en-US"/>
          </w:rPr>
          <w:t>https</w:t>
        </w:r>
        <w:r w:rsidRPr="00C318CF">
          <w:rPr>
            <w:rStyle w:val="Hyperlink"/>
            <w:rPrChange w:id="350" w:author="Shadow Wolf" w:date="2023-05-10T12:22:00Z">
              <w:rPr>
                <w:rStyle w:val="Hyperlink"/>
                <w:lang w:val="en-US"/>
              </w:rPr>
            </w:rPrChange>
          </w:rPr>
          <w:t>://</w:t>
        </w:r>
        <w:proofErr w:type="spellStart"/>
        <w:r w:rsidRPr="005A19F2">
          <w:rPr>
            <w:rStyle w:val="Hyperlink"/>
            <w:lang w:val="en-US"/>
          </w:rPr>
          <w:t>habr</w:t>
        </w:r>
        <w:proofErr w:type="spellEnd"/>
        <w:r w:rsidRPr="00C318CF">
          <w:rPr>
            <w:rStyle w:val="Hyperlink"/>
            <w:rPrChange w:id="351" w:author="Shadow Wolf" w:date="2023-05-10T12:22:00Z">
              <w:rPr>
                <w:rStyle w:val="Hyperlink"/>
                <w:lang w:val="en-US"/>
              </w:rPr>
            </w:rPrChange>
          </w:rPr>
          <w:t>.</w:t>
        </w:r>
        <w:r w:rsidRPr="005A19F2">
          <w:rPr>
            <w:rStyle w:val="Hyperlink"/>
            <w:lang w:val="en-US"/>
          </w:rPr>
          <w:t>com</w:t>
        </w:r>
        <w:r w:rsidRPr="00C318CF">
          <w:rPr>
            <w:rStyle w:val="Hyperlink"/>
            <w:rPrChange w:id="352" w:author="Shadow Wolf" w:date="2023-05-10T12:22:00Z">
              <w:rPr>
                <w:rStyle w:val="Hyperlink"/>
                <w:lang w:val="en-US"/>
              </w:rPr>
            </w:rPrChange>
          </w:rPr>
          <w:t>/</w:t>
        </w:r>
        <w:proofErr w:type="spellStart"/>
        <w:r w:rsidRPr="005A19F2">
          <w:rPr>
            <w:rStyle w:val="Hyperlink"/>
            <w:lang w:val="en-US"/>
          </w:rPr>
          <w:t>ru</w:t>
        </w:r>
        <w:proofErr w:type="spellEnd"/>
        <w:r w:rsidRPr="00C318CF">
          <w:rPr>
            <w:rStyle w:val="Hyperlink"/>
            <w:rPrChange w:id="353" w:author="Shadow Wolf" w:date="2023-05-10T12:22:00Z">
              <w:rPr>
                <w:rStyle w:val="Hyperlink"/>
                <w:lang w:val="en-US"/>
              </w:rPr>
            </w:rPrChange>
          </w:rPr>
          <w:t>/</w:t>
        </w:r>
        <w:r w:rsidRPr="005A19F2">
          <w:rPr>
            <w:rStyle w:val="Hyperlink"/>
            <w:lang w:val="en-US"/>
          </w:rPr>
          <w:t>articles</w:t>
        </w:r>
        <w:r w:rsidRPr="00C318CF">
          <w:rPr>
            <w:rStyle w:val="Hyperlink"/>
            <w:rPrChange w:id="354" w:author="Shadow Wolf" w:date="2023-05-10T12:22:00Z">
              <w:rPr>
                <w:rStyle w:val="Hyperlink"/>
                <w:lang w:val="en-US"/>
              </w:rPr>
            </w:rPrChange>
          </w:rPr>
          <w:t>/534082/</w:t>
        </w:r>
        <w:r>
          <w:rPr>
            <w:lang w:val="en-US"/>
          </w:rPr>
          <w:fldChar w:fldCharType="end"/>
        </w:r>
        <w:r w:rsidRPr="00C318CF">
          <w:rPr>
            <w:rPrChange w:id="355" w:author="Shadow Wolf" w:date="2023-05-10T12:22:00Z">
              <w:rPr>
                <w:lang w:val="en-US"/>
              </w:rPr>
            </w:rPrChange>
          </w:rPr>
          <w:t xml:space="preserve"> </w:t>
        </w:r>
      </w:ins>
      <w:ins w:id="356" w:author="Shadow Wolf" w:date="2023-05-10T12:11:00Z">
        <w:r w:rsidR="00395751" w:rsidRPr="00DA54CD">
          <w:t xml:space="preserve">. </w:t>
        </w:r>
        <w:r w:rsidR="00395751">
          <w:t>Дата доступа: 30.04.202</w:t>
        </w:r>
      </w:ins>
      <w:ins w:id="357" w:author="Shadow Wolf" w:date="2023-05-10T12:22:00Z">
        <w:r>
          <w:rPr>
            <w:lang w:val="en-US"/>
          </w:rPr>
          <w:t>3</w:t>
        </w:r>
      </w:ins>
      <w:bookmarkStart w:id="358" w:name="_Toc67834685"/>
      <w:bookmarkStart w:id="359" w:name="_Toc71560506"/>
      <w:ins w:id="360" w:author="Shadow Wolf" w:date="2023-05-10T12:11:00Z">
        <w:r w:rsidR="00395751">
          <w:br w:type="page"/>
        </w:r>
      </w:ins>
    </w:p>
    <w:p w14:paraId="2FA5520D" w14:textId="77777777" w:rsidR="00395751" w:rsidRDefault="00395751" w:rsidP="00395751">
      <w:pPr>
        <w:pStyle w:val="a"/>
        <w:numPr>
          <w:ilvl w:val="0"/>
          <w:numId w:val="0"/>
        </w:numPr>
        <w:jc w:val="center"/>
        <w:rPr>
          <w:ins w:id="361" w:author="Shadow Wolf" w:date="2023-05-10T12:11:00Z"/>
        </w:rPr>
      </w:pPr>
      <w:bookmarkStart w:id="362" w:name="_Toc102315909"/>
      <w:ins w:id="363" w:author="Shadow Wolf" w:date="2023-05-10T12:11:00Z">
        <w:r>
          <w:lastRenderedPageBreak/>
          <w:t>П</w:t>
        </w:r>
        <w:bookmarkEnd w:id="358"/>
        <w:bookmarkEnd w:id="359"/>
        <w:r>
          <w:t>РИЛОЖЕНИЕ</w:t>
        </w:r>
        <w:r w:rsidRPr="00862749">
          <w:rPr>
            <w:lang w:val="en-US"/>
          </w:rPr>
          <w:t xml:space="preserve"> </w:t>
        </w:r>
        <w:r>
          <w:t>А</w:t>
        </w:r>
        <w:bookmarkEnd w:id="362"/>
      </w:ins>
    </w:p>
    <w:p w14:paraId="74499104" w14:textId="77777777" w:rsidR="00395751" w:rsidRDefault="00395751" w:rsidP="00395751">
      <w:pPr>
        <w:pStyle w:val="a0"/>
        <w:ind w:firstLine="0"/>
        <w:jc w:val="center"/>
        <w:rPr>
          <w:ins w:id="364" w:author="Shadow Wolf" w:date="2023-05-10T12:11:00Z"/>
          <w:lang w:val="en-US"/>
        </w:rPr>
      </w:pPr>
      <w:ins w:id="365" w:author="Shadow Wolf" w:date="2023-05-10T12:11:00Z">
        <w:r>
          <w:t>Файл</w:t>
        </w:r>
        <w:r w:rsidRPr="00970FC0">
          <w:rPr>
            <w:lang w:val="en-US"/>
          </w:rPr>
          <w:t xml:space="preserve"> </w:t>
        </w:r>
        <w:proofErr w:type="spellStart"/>
        <w:r>
          <w:rPr>
            <w:lang w:val="en-US"/>
          </w:rPr>
          <w:t>MainWindow.xaml</w:t>
        </w:r>
        <w:proofErr w:type="spellEnd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95751" w14:paraId="20CACA15" w14:textId="77777777" w:rsidTr="0004569D">
        <w:trPr>
          <w:ins w:id="366" w:author="Shadow Wolf" w:date="2023-05-10T12:11:00Z"/>
        </w:trPr>
        <w:tc>
          <w:tcPr>
            <w:tcW w:w="9345" w:type="dxa"/>
          </w:tcPr>
          <w:p w14:paraId="44EF593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6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6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&lt;</w:t>
              </w:r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369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Window</w:t>
              </w:r>
            </w:ins>
          </w:p>
          <w:p w14:paraId="2D3EA16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7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7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x:Class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="Keccak.MainWindow"</w:t>
              </w:r>
            </w:ins>
          </w:p>
          <w:p w14:paraId="56C36B2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7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7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xmlns="http://schemas.microsoft.com/winfx/2006/xaml/presentation"</w:t>
              </w:r>
            </w:ins>
          </w:p>
          <w:p w14:paraId="21F3670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7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7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xmlns:x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="http://schemas.microsoft.com/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winfx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/2006/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xaml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11C35A0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7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7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</w:t>
              </w:r>
              <w:proofErr w:type="spellStart"/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xmlns:d</w:t>
              </w:r>
              <w:proofErr w:type="spellEnd"/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="http://schemas.microsoft.com/expression/blend/2008"</w:t>
              </w:r>
            </w:ins>
          </w:p>
          <w:p w14:paraId="0E62392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7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7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</w:t>
              </w:r>
              <w:proofErr w:type="spellStart"/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xmlns:local</w:t>
              </w:r>
              <w:proofErr w:type="spellEnd"/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clr-namespace:Keccak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693863B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8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8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xmlns:mc="http://schemas.openxmlformats.org/markup-compatibility/2006"</w:t>
              </w:r>
            </w:ins>
          </w:p>
          <w:p w14:paraId="3357352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8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8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xmlns:theme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="clr-namespace:Microsoft.Windows.Themes;assembly=PresentationFramework.Aero2"</w:t>
              </w:r>
            </w:ins>
          </w:p>
          <w:p w14:paraId="33A018A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8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8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Title="Keccak"</w:t>
              </w:r>
            </w:ins>
          </w:p>
          <w:p w14:paraId="1FDE8A9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8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8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Width="900"</w:t>
              </w:r>
            </w:ins>
          </w:p>
          <w:p w14:paraId="3776DCF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8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8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Height="550"</w:t>
              </w:r>
            </w:ins>
          </w:p>
          <w:p w14:paraId="6607554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9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9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ResizeMode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CanMinimize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425F806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9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9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</w:t>
              </w:r>
              <w:proofErr w:type="spellStart"/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mc:Ignorable</w:t>
              </w:r>
              <w:proofErr w:type="spellEnd"/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="d"&gt;</w:t>
              </w:r>
            </w:ins>
          </w:p>
          <w:p w14:paraId="64CEA43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9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9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396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Grid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667E00C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39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9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399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Grid.Background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AEFF03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0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0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02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LinearGradientBrush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StartPoint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="0.5,0"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EndPoint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="0.5,1"&gt;</w:t>
              </w:r>
            </w:ins>
          </w:p>
          <w:p w14:paraId="31DF2A6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0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0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05" w:author="Shadow Wolf" w:date="2023-05-10T12:16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LinearGradientBrush.RelativeTransform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596967C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0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0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08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TransformGroup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BBF6BB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0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1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11" w:author="Shadow Wolf" w:date="2023-05-10T12:16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ScaleTransform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12" w:author="Shadow Wolf" w:date="2023-05-10T12:16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CenterX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="0.5"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CenterY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="0.5" /&gt;</w:t>
              </w:r>
            </w:ins>
          </w:p>
          <w:p w14:paraId="3994930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1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1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15" w:author="Shadow Wolf" w:date="2023-05-10T12:16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SkewTransform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16" w:author="Shadow Wolf" w:date="2023-05-10T12:16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CenterX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="0.5"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CenterY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="0.5" /&gt;</w:t>
              </w:r>
            </w:ins>
          </w:p>
          <w:p w14:paraId="13D8CF2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1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1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19" w:author="Shadow Wolf" w:date="2023-05-10T12:16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RotateTransform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20" w:author="Shadow Wolf" w:date="2023-05-10T12:16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Angle="45"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CenterX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="0.5"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CenterY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="0.5" /&gt;</w:t>
              </w:r>
            </w:ins>
          </w:p>
          <w:p w14:paraId="7F8EF42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2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2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23" w:author="Shadow Wolf" w:date="2023-05-10T12:16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TranslateTransform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24" w:author="Shadow Wolf" w:date="2023-05-10T12:16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/&gt;</w:t>
              </w:r>
            </w:ins>
          </w:p>
          <w:p w14:paraId="2A3AAF0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2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2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27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TransformGroup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85A68D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2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2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30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LinearGradientBrush.RelativeTransform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F7558F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3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3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33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34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Offset="1" Color="#FF6C20B2" /&gt;</w:t>
              </w:r>
            </w:ins>
          </w:p>
          <w:p w14:paraId="43E22F6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3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3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37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38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Offset="0.772" Color="#FF441A6C" /&gt;</w:t>
              </w:r>
            </w:ins>
          </w:p>
          <w:p w14:paraId="5740728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3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4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41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42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Offset="0" Color="#FF221231" /&gt;</w:t>
              </w:r>
            </w:ins>
          </w:p>
          <w:p w14:paraId="5E77950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4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4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45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LinearGradientBrush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C9C95B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4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4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48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Grid.Background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E28707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4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5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&lt;Menu Margin="0,0,0,474" Background="#FF1E003F" /&gt;</w:t>
              </w:r>
            </w:ins>
          </w:p>
          <w:p w14:paraId="406F36A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5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0591ACE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5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5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54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</w:t>
              </w:r>
              <w:proofErr w:type="spellEnd"/>
            </w:ins>
          </w:p>
          <w:p w14:paraId="40A388F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5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5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="ComboBoxLength"</w:t>
              </w:r>
            </w:ins>
          </w:p>
          <w:p w14:paraId="5CC949A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5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5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Margin="48,9,755,0"</w:t>
              </w:r>
            </w:ins>
          </w:p>
          <w:p w14:paraId="311BB68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5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6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0F35521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6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6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</w:t>
              </w:r>
            </w:ins>
          </w:p>
          <w:p w14:paraId="0B9B5DC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6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6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Background="#FF2A1DAC"</w:t>
              </w:r>
            </w:ins>
          </w:p>
          <w:p w14:paraId="6268725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6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6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="1,1,1,1"</w:t>
              </w:r>
            </w:ins>
          </w:p>
          <w:p w14:paraId="5BF6E9B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6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6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ClipToBounds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</w:t>
              </w:r>
            </w:ins>
          </w:p>
          <w:p w14:paraId="2A70EC3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6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7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SemiBold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4922F8E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7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7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5DB3D0F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7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7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5663A6A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7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7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SelectedIndex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="0"</w:t>
              </w:r>
            </w:ins>
          </w:p>
          <w:p w14:paraId="47FC831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7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7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ComboBoxStyles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3D3D2AC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7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8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81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ComboBoxItem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82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Content="224" /&gt;</w:t>
              </w:r>
            </w:ins>
          </w:p>
          <w:p w14:paraId="6E9FA51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8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8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85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ComboBoxItem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86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Content="256" /&gt;</w:t>
              </w:r>
            </w:ins>
          </w:p>
          <w:p w14:paraId="7D8DE43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8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8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89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ComboBoxItem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90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Content="384" /&gt;</w:t>
              </w:r>
            </w:ins>
          </w:p>
          <w:p w14:paraId="4778B89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9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9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93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ComboBoxItem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94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Content="512" /&gt;</w:t>
              </w:r>
            </w:ins>
          </w:p>
          <w:p w14:paraId="7D4D817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9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9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497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16DB16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49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49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500" w:author="Shadow Wolf" w:date="2023-05-10T12:15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Button</w:t>
              </w:r>
            </w:ins>
          </w:p>
          <w:p w14:paraId="083C060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0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0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Height="24"</w:t>
              </w:r>
            </w:ins>
          </w:p>
          <w:p w14:paraId="01C0F2B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0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0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Margin="329,9,476,0"</w:t>
              </w:r>
            </w:ins>
          </w:p>
          <w:p w14:paraId="622B659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0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0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35E4296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0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0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Background="#FFB274FF"</w:t>
              </w:r>
            </w:ins>
          </w:p>
          <w:p w14:paraId="0D15D22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0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1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="#FF6D26BA"</w:t>
              </w:r>
            </w:ins>
          </w:p>
          <w:p w14:paraId="192AF0D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1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1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Click="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Button_Click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1F65379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1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1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Content="Get Hash"</w:t>
              </w:r>
            </w:ins>
          </w:p>
          <w:p w14:paraId="0911DE5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1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1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0D8B849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1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1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3C69D47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1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2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4309BE7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2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2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67DD9DA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2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2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ButtonStyles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3BF5B3C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2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2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527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TextBox</w:t>
              </w:r>
              <w:proofErr w:type="spellEnd"/>
            </w:ins>
          </w:p>
          <w:p w14:paraId="5BFEEEA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2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2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="TextBox0"</w:t>
              </w:r>
            </w:ins>
          </w:p>
          <w:p w14:paraId="5E154A5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3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3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Margin="25,94,550,226"</w:t>
              </w:r>
            </w:ins>
          </w:p>
          <w:p w14:paraId="71D1B9C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3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3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Padding="5,5,5,5"</w:t>
              </w:r>
            </w:ins>
          </w:p>
          <w:p w14:paraId="15D00C4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3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3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</w:t>
              </w:r>
            </w:ins>
          </w:p>
          <w:p w14:paraId="6973369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3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3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VerticalContentAlignment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</w:t>
              </w:r>
            </w:ins>
          </w:p>
          <w:p w14:paraId="040206F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3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3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Background="#3F9A9A9A"</w:t>
              </w:r>
            </w:ins>
          </w:p>
          <w:p w14:paraId="5CD0F4F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4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4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="#00031441"</w:t>
              </w:r>
            </w:ins>
          </w:p>
          <w:p w14:paraId="5753528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4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4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="2,2,2,2"</w:t>
              </w:r>
            </w:ins>
          </w:p>
          <w:p w14:paraId="3292870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4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4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Condensed"</w:t>
              </w:r>
            </w:ins>
          </w:p>
          <w:p w14:paraId="3A52B39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4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4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11BF98F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4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4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7E5C2D0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5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5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31380B3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5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5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ScrollViewer.CanContentScroll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</w:t>
              </w:r>
            </w:ins>
          </w:p>
          <w:p w14:paraId="4E13BE5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5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5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SelectionBrush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="#FF00FFED"</w:t>
              </w:r>
            </w:ins>
          </w:p>
          <w:p w14:paraId="667AA6C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5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5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TextBoxCircleBorder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0A5D654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5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5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Text=""</w:t>
              </w:r>
            </w:ins>
          </w:p>
          <w:p w14:paraId="3C03431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6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6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TextChanged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TextBox_TextChanged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64318B3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6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6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TextWrapping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="Wrap"&gt;</w:t>
              </w:r>
            </w:ins>
          </w:p>
          <w:p w14:paraId="5BB6B03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6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6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566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TextBox.Effect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A933C1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6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6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569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DropShadowEffect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570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Opacity="25" Color="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MediumPurple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/&gt;</w:t>
              </w:r>
            </w:ins>
          </w:p>
          <w:p w14:paraId="4D763AB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7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7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573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TextBox.Effect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4BB6727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7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7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576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TextBox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151203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7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7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579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TextBox</w:t>
              </w:r>
              <w:proofErr w:type="spellEnd"/>
            </w:ins>
          </w:p>
          <w:p w14:paraId="104E66B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8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8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="TextBox1"</w:t>
              </w:r>
            </w:ins>
          </w:p>
          <w:p w14:paraId="2AC6D71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8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8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Margin="550,94,25,226"</w:t>
              </w:r>
            </w:ins>
          </w:p>
          <w:p w14:paraId="2937579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8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8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Padding="5,5,5,5"</w:t>
              </w:r>
            </w:ins>
          </w:p>
          <w:p w14:paraId="4B271BF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8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8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</w:t>
              </w:r>
            </w:ins>
          </w:p>
          <w:p w14:paraId="36686E6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8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8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VerticalContentAlignment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</w:t>
              </w:r>
            </w:ins>
          </w:p>
          <w:p w14:paraId="5F5F5A0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9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9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AllowDrop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</w:t>
              </w:r>
            </w:ins>
          </w:p>
          <w:p w14:paraId="680E844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9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9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Background="#3F9A9A9A"</w:t>
              </w:r>
            </w:ins>
          </w:p>
          <w:p w14:paraId="0FF4A22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9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9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="#00031441"</w:t>
              </w:r>
            </w:ins>
          </w:p>
          <w:p w14:paraId="36FDABA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9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9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="2,2,2,2"</w:t>
              </w:r>
            </w:ins>
          </w:p>
          <w:p w14:paraId="3CAE03D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59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59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Condensed"</w:t>
              </w:r>
            </w:ins>
          </w:p>
          <w:p w14:paraId="7AD5824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0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0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6BF4BD3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0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0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270B703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0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0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7CDC153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0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0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IsReadOnly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</w:t>
              </w:r>
            </w:ins>
          </w:p>
          <w:p w14:paraId="2225C94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0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0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SelectionBrush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="#FF00FFED"</w:t>
              </w:r>
            </w:ins>
          </w:p>
          <w:p w14:paraId="1EA75F9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1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1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TextBoxCircleBorder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160A0F0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1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1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Text=""</w:t>
              </w:r>
            </w:ins>
          </w:p>
          <w:p w14:paraId="1AF0233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1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1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TextChanged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TextBox_TextChanged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0984B9E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1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1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TextWrapping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="Wrap"&gt;</w:t>
              </w:r>
            </w:ins>
          </w:p>
          <w:p w14:paraId="43DB6A4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1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1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620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TextBox.Effect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53888CC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2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2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623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DropShadowEffect</w:t>
              </w:r>
              <w:proofErr w:type="spellEnd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624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 xml:space="preserve"> 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Opacity="25" Color="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MediumPurple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/&gt;</w:t>
              </w:r>
            </w:ins>
          </w:p>
          <w:p w14:paraId="388D21C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2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2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627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TextBox.Effect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955C2A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2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2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630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TextBox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A1A82E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3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3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633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Button</w:t>
              </w:r>
            </w:ins>
          </w:p>
          <w:p w14:paraId="361D7F4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3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3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="Clear"</w:t>
              </w:r>
            </w:ins>
          </w:p>
          <w:p w14:paraId="24A8EE6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3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3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Height="24"</w:t>
              </w:r>
            </w:ins>
          </w:p>
          <w:p w14:paraId="7FCEF24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3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3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Margin="476,9,330,0"</w:t>
              </w:r>
            </w:ins>
          </w:p>
          <w:p w14:paraId="4131A09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4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4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27EA215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4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4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Background="#FFB274FF"</w:t>
              </w:r>
            </w:ins>
          </w:p>
          <w:p w14:paraId="5C0CC1D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4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4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="#FF6D26BA"</w:t>
              </w:r>
            </w:ins>
          </w:p>
          <w:p w14:paraId="707555C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4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4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Click="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Button_Clear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6067C89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4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4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Content="Clear"</w:t>
              </w:r>
            </w:ins>
          </w:p>
          <w:p w14:paraId="0887564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5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5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4B047F5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5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5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0696C96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5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5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61B9849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5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5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25200DE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5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5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ButtonStyles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59C19B6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6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6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662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</w:t>
              </w:r>
              <w:proofErr w:type="spellEnd"/>
            </w:ins>
          </w:p>
          <w:p w14:paraId="737475E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6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6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="ComboBoxUpdate"</w:t>
              </w:r>
            </w:ins>
          </w:p>
          <w:p w14:paraId="55DBAF1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6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6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Margin="188,9,615,0"</w:t>
              </w:r>
            </w:ins>
          </w:p>
          <w:p w14:paraId="67D95B4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6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6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188F7CA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6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7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</w:t>
              </w:r>
            </w:ins>
          </w:p>
          <w:p w14:paraId="53AEB01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7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7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="1,1,1,1"</w:t>
              </w:r>
            </w:ins>
          </w:p>
          <w:p w14:paraId="6FA5775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7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7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ClipToBounds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</w:t>
              </w:r>
            </w:ins>
          </w:p>
          <w:p w14:paraId="39E0CF9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7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7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SemiBold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00881B7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7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7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009153C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7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8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6247ED0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8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8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SelectedIndex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="0"</w:t>
              </w:r>
            </w:ins>
          </w:p>
          <w:p w14:paraId="7C5E2FC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8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8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ComboBoxStyles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445BAFE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8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8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687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ComboBox.Background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C78C74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8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8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690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LinearGradientBrush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StartPoint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="0.5,0"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EndPoint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="0.5,1"&gt;</w:t>
              </w:r>
            </w:ins>
          </w:p>
          <w:p w14:paraId="1081C0C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9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9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693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GradientStop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Color="Black" /&gt;</w:t>
              </w:r>
            </w:ins>
          </w:p>
          <w:p w14:paraId="5CCCEE1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9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9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696" w:author="Shadow Wolf" w:date="2023-05-10T12:14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GradientStop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Offset="1" Color="White" /&gt;</w:t>
              </w:r>
            </w:ins>
          </w:p>
          <w:p w14:paraId="3CD73F8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69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69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699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LinearGradientBrush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8ADD17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0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0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702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ComboBox.Background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F49F33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0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0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705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ComboBoxItem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Content="Regular" /&gt;</w:t>
              </w:r>
            </w:ins>
          </w:p>
          <w:p w14:paraId="430439C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0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0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708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ComboBoxItem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Content="Auto" /&gt;</w:t>
              </w:r>
            </w:ins>
          </w:p>
          <w:p w14:paraId="142A6FD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0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1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</w:t>
              </w:r>
              <w:proofErr w:type="spellStart"/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711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B11B3C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1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1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714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Label</w:t>
              </w:r>
            </w:ins>
          </w:p>
          <w:p w14:paraId="312A618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1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1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Margin="25,65,0,0"</w:t>
              </w:r>
            </w:ins>
          </w:p>
          <w:p w14:paraId="41EC9DD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1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1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="Left"</w:t>
              </w:r>
            </w:ins>
          </w:p>
          <w:p w14:paraId="2D70D9A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1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2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5D5A1E7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2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2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Content="Input (text)"</w:t>
              </w:r>
            </w:ins>
          </w:p>
          <w:p w14:paraId="654F129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2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2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SemiBold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258A265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2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2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3FEEBE5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2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2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4509C3E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2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3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 /&gt;</w:t>
              </w:r>
            </w:ins>
          </w:p>
          <w:p w14:paraId="22AE92F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3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3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733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Label</w:t>
              </w:r>
            </w:ins>
          </w:p>
          <w:p w14:paraId="1E492A8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3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3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Margin="548,66,0,0"</w:t>
              </w:r>
            </w:ins>
          </w:p>
          <w:p w14:paraId="77F26A1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3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3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="Left"</w:t>
              </w:r>
            </w:ins>
          </w:p>
          <w:p w14:paraId="29DCF2C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3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3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1C59E6C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4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4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Content="Output (hash)"</w:t>
              </w:r>
            </w:ins>
          </w:p>
          <w:p w14:paraId="3FF816A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4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4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SemiBold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2B899F6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4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4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59B59FC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4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4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27BFF30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4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4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 /&gt;</w:t>
              </w:r>
            </w:ins>
          </w:p>
          <w:p w14:paraId="09DA596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5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5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752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Button</w:t>
              </w:r>
            </w:ins>
          </w:p>
          <w:p w14:paraId="18A4E82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5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5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="Load"</w:t>
              </w:r>
            </w:ins>
          </w:p>
          <w:p w14:paraId="096A5C2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5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5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Height="24"</w:t>
              </w:r>
            </w:ins>
          </w:p>
          <w:p w14:paraId="505D60E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5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5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Margin="610,9,188,0"</w:t>
              </w:r>
            </w:ins>
          </w:p>
          <w:p w14:paraId="295ACAD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5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6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1B23926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6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6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Background="#FFB274FF"</w:t>
              </w:r>
            </w:ins>
          </w:p>
          <w:p w14:paraId="3EB4A1D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6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6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="#FF6D26BA"</w:t>
              </w:r>
            </w:ins>
          </w:p>
          <w:p w14:paraId="32B234F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6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6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Click="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Load_Click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79A78CF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6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6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Content="Load"</w:t>
              </w:r>
            </w:ins>
          </w:p>
          <w:p w14:paraId="2BD9109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6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7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415E57B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7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7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5B5889D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7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7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6EAC959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7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7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6DF4445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7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7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ButtonStyles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4EEF4A5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7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8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781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Button</w:t>
              </w:r>
            </w:ins>
          </w:p>
          <w:p w14:paraId="4D050D5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8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8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="Clear_Copy1"</w:t>
              </w:r>
            </w:ins>
          </w:p>
          <w:p w14:paraId="55DD422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8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8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Height="24"</w:t>
              </w:r>
            </w:ins>
          </w:p>
          <w:p w14:paraId="243FCEE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8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8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Margin="750,9,48,0"</w:t>
              </w:r>
            </w:ins>
          </w:p>
          <w:p w14:paraId="3EF21E2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8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8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697AD57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9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9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Background="#FFB274FF"</w:t>
              </w:r>
            </w:ins>
          </w:p>
          <w:p w14:paraId="285D262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9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9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="#FF6D26BA"</w:t>
              </w:r>
            </w:ins>
          </w:p>
          <w:p w14:paraId="188C944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9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9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Click="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Button_Save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6421754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9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9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Content="Save"</w:t>
              </w:r>
            </w:ins>
          </w:p>
          <w:p w14:paraId="729C3C6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79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79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6EC6ADB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0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0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5703EF9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0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0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4D0C770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0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0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723E762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0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0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ButtonStyles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614845C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0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0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810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Label</w:t>
              </w:r>
            </w:ins>
          </w:p>
          <w:p w14:paraId="2CA9F4B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1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1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Margin="251,65,0,0"</w:t>
              </w:r>
            </w:ins>
          </w:p>
          <w:p w14:paraId="0F1E731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1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1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="Left"</w:t>
              </w:r>
            </w:ins>
          </w:p>
          <w:p w14:paraId="1E31117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1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1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5B76F3B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1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1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Content="Length: "</w:t>
              </w:r>
            </w:ins>
          </w:p>
          <w:p w14:paraId="7D70A13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1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2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SemiBold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64E6F20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2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2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0AE1132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2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2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77A9642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2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2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 /&gt;</w:t>
              </w:r>
            </w:ins>
          </w:p>
          <w:p w14:paraId="387374C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2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2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829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Label</w:t>
              </w:r>
            </w:ins>
          </w:p>
          <w:p w14:paraId="4054871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3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3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Margin="772,65,0,0"</w:t>
              </w:r>
            </w:ins>
          </w:p>
          <w:p w14:paraId="05CFFE3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3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3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="Left"</w:t>
              </w:r>
            </w:ins>
          </w:p>
          <w:p w14:paraId="17582A9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3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3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2C65EB6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3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3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Content="Length: "</w:t>
              </w:r>
            </w:ins>
          </w:p>
          <w:p w14:paraId="5D05538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3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3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SemiBold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3062D60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4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4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5AB8F4C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4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4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0492446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4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4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 /&gt;</w:t>
              </w:r>
            </w:ins>
          </w:p>
          <w:p w14:paraId="7A57681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4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4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C318CF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848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Label</w:t>
              </w:r>
            </w:ins>
          </w:p>
          <w:p w14:paraId="0641A63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4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5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="LengthInput"</w:t>
              </w:r>
            </w:ins>
          </w:p>
          <w:p w14:paraId="1F92F7C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5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5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Margin="316,65,0,0"</w:t>
              </w:r>
            </w:ins>
          </w:p>
          <w:p w14:paraId="64387F0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5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5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="Left"</w:t>
              </w:r>
            </w:ins>
          </w:p>
          <w:p w14:paraId="666E4BC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5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5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305D93B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5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5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Content="0"</w:t>
              </w:r>
            </w:ins>
          </w:p>
          <w:p w14:paraId="10F7BFF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5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6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SemiBold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0B8B8E2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6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6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03D9C6A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6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6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54A62BD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6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6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 /&gt;</w:t>
              </w:r>
            </w:ins>
          </w:p>
          <w:p w14:paraId="05EC9BA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6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6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869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Label</w:t>
              </w:r>
            </w:ins>
          </w:p>
          <w:p w14:paraId="611CAA5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7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7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="LengthOutput"</w:t>
              </w:r>
            </w:ins>
          </w:p>
          <w:p w14:paraId="23BEABE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7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7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Margin="841,65,0,0"</w:t>
              </w:r>
            </w:ins>
          </w:p>
          <w:p w14:paraId="64D6C6B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7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7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="Left"</w:t>
              </w:r>
            </w:ins>
          </w:p>
          <w:p w14:paraId="1E93357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7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7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1077439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7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7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Content="0"</w:t>
              </w:r>
            </w:ins>
          </w:p>
          <w:p w14:paraId="4A69C40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8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8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SemiBold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5691891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8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8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28454E0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8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8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05CF93D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8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8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 /&gt;</w:t>
              </w:r>
            </w:ins>
          </w:p>
          <w:p w14:paraId="0766D65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8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8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890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Button</w:t>
              </w:r>
            </w:ins>
          </w:p>
          <w:p w14:paraId="0F3A063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9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9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="Show"</w:t>
              </w:r>
            </w:ins>
          </w:p>
          <w:p w14:paraId="400D962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9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9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Height="24"</w:t>
              </w:r>
            </w:ins>
          </w:p>
          <w:p w14:paraId="6445D05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9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9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Margin="239,328,579,0"</w:t>
              </w:r>
            </w:ins>
          </w:p>
          <w:p w14:paraId="6555D38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9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89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28A1821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89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0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Background="#FFB274FF"</w:t>
              </w:r>
            </w:ins>
          </w:p>
          <w:p w14:paraId="5707A8B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0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0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="#FF6D26BA"</w:t>
              </w:r>
            </w:ins>
          </w:p>
          <w:p w14:paraId="5BDFFC1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0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0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Click="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Show_Click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3AD81F5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0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0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Content="Step 2"</w:t>
              </w:r>
            </w:ins>
          </w:p>
          <w:p w14:paraId="1036D33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0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0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225124C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0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1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1DFC59D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1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1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750FFA8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1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1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010BE4D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1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1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ButtonStyles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4055E77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1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1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919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Image</w:t>
              </w:r>
            </w:ins>
          </w:p>
          <w:p w14:paraId="3A9E7DC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2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2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="Im"</w:t>
              </w:r>
            </w:ins>
          </w:p>
          <w:p w14:paraId="6D4C18A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2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2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Height="201"</w:t>
              </w:r>
            </w:ins>
          </w:p>
          <w:p w14:paraId="1B5AA4F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2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2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Margin="360,94,360,0"</w:t>
              </w:r>
            </w:ins>
          </w:p>
          <w:p w14:paraId="7F76AF8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2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2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 /&gt;</w:t>
              </w:r>
            </w:ins>
          </w:p>
          <w:p w14:paraId="0737CEA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2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2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930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Button</w:t>
              </w:r>
            </w:ins>
          </w:p>
          <w:p w14:paraId="030031B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3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3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="Show_Copy"</w:t>
              </w:r>
            </w:ins>
          </w:p>
          <w:p w14:paraId="397F164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3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3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Height="24"</w:t>
              </w:r>
            </w:ins>
          </w:p>
          <w:p w14:paraId="5B86D73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3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3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Margin="79,328,743,0"</w:t>
              </w:r>
            </w:ins>
          </w:p>
          <w:p w14:paraId="5EFA807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3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3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4B2027C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3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4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Background="#FFB274FF"</w:t>
              </w:r>
            </w:ins>
          </w:p>
          <w:p w14:paraId="2BA209F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4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4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="#FF6D26BA"</w:t>
              </w:r>
            </w:ins>
          </w:p>
          <w:p w14:paraId="0265A71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4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4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Click="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Show_Copy_Click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10C907F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4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4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Content="Step 1"</w:t>
              </w:r>
            </w:ins>
          </w:p>
          <w:p w14:paraId="0B42341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4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4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05D5462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4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5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61F0F9F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5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5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74B1801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5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5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588C07F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5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5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ButtonStyles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0F1B44B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5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5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959" w:author="Shadow Wolf" w:date="2023-05-10T12:13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Button</w:t>
              </w:r>
            </w:ins>
          </w:p>
          <w:p w14:paraId="2427BEC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6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6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="Show_Copy1"</w:t>
              </w:r>
            </w:ins>
          </w:p>
          <w:p w14:paraId="23CDB44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6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6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Height="24"</w:t>
              </w:r>
            </w:ins>
          </w:p>
          <w:p w14:paraId="2589CA2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6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6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Margin="407,328,407,0"</w:t>
              </w:r>
            </w:ins>
          </w:p>
          <w:p w14:paraId="321E1E0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6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6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4871D74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6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6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Background="#FFB274FF"</w:t>
              </w:r>
            </w:ins>
          </w:p>
          <w:p w14:paraId="525D244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7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7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="#FF6D26BA"</w:t>
              </w:r>
            </w:ins>
          </w:p>
          <w:p w14:paraId="5A465F7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7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7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Click="Show_Copy1_Click"</w:t>
              </w:r>
            </w:ins>
          </w:p>
          <w:p w14:paraId="58C9024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7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7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Content="Step 3"</w:t>
              </w:r>
            </w:ins>
          </w:p>
          <w:p w14:paraId="3268C0B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7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7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77B640C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7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7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25DF649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8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8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0622B02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8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8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7BCB891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8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8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ButtonStyles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4A577D3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8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8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988" w:author="Shadow Wolf" w:date="2023-05-10T12:12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</w:t>
              </w:r>
              <w:proofErr w:type="spellEnd"/>
            </w:ins>
          </w:p>
          <w:p w14:paraId="196C826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8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9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="Algorithm"</w:t>
              </w:r>
            </w:ins>
          </w:p>
          <w:p w14:paraId="72D44D5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9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9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Height="24"</w:t>
              </w:r>
            </w:ins>
          </w:p>
          <w:p w14:paraId="55A7CFD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9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9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Margin="572,328,239,0"</w:t>
              </w:r>
            </w:ins>
          </w:p>
          <w:p w14:paraId="21DDE8E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9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9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593C2E9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9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99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</w:t>
              </w:r>
            </w:ins>
          </w:p>
          <w:p w14:paraId="74D561A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99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0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Background="#FF2A1DAC"</w:t>
              </w:r>
            </w:ins>
          </w:p>
          <w:p w14:paraId="39101FF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0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0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="1,1,1,1"</w:t>
              </w:r>
            </w:ins>
          </w:p>
          <w:p w14:paraId="3AA7B1A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0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0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ClipToBounds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</w:t>
              </w:r>
            </w:ins>
          </w:p>
          <w:p w14:paraId="4E56585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0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0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SemiBold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6187B5D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0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0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2E57770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0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1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6C7D5E4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1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1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SelectedIndex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="0"</w:t>
              </w:r>
            </w:ins>
          </w:p>
          <w:p w14:paraId="20964F0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1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1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ComboBoxStyles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416301A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1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1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ComboBoxItem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Content="θ" /&gt;</w:t>
              </w:r>
            </w:ins>
          </w:p>
          <w:p w14:paraId="0E44624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1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1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ComboBoxItem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Content="ρ+π" /&gt;</w:t>
              </w:r>
            </w:ins>
          </w:p>
          <w:p w14:paraId="707A1C9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1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2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ComboBoxItem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Content="χ" /&gt;</w:t>
              </w:r>
            </w:ins>
          </w:p>
          <w:p w14:paraId="17A8E4C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2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2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ComboBoxItem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Content="ι" /&gt;</w:t>
              </w:r>
            </w:ins>
          </w:p>
          <w:p w14:paraId="455D075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2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2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</w:t>
              </w:r>
              <w:proofErr w:type="spellStart"/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1025" w:author="Shadow Wolf" w:date="2023-05-10T12:12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ComboBox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CEFBA8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2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2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1028" w:author="Shadow Wolf" w:date="2023-05-10T12:12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TextBox</w:t>
              </w:r>
              <w:proofErr w:type="spellEnd"/>
            </w:ins>
          </w:p>
          <w:p w14:paraId="33D279D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2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3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="Txt"</w:t>
              </w:r>
            </w:ins>
          </w:p>
          <w:p w14:paraId="2C98456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3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3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Margin="25,373,25,10"</w:t>
              </w:r>
            </w:ins>
          </w:p>
          <w:p w14:paraId="68AB71A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3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3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Padding="5,5,5,5"</w:t>
              </w:r>
            </w:ins>
          </w:p>
          <w:p w14:paraId="14333F4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3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3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</w:t>
              </w:r>
            </w:ins>
          </w:p>
          <w:p w14:paraId="0D10329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3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3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VerticalContentAlignment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</w:t>
              </w:r>
            </w:ins>
          </w:p>
          <w:p w14:paraId="41714E2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3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4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Background="#3F9A9A9A"</w:t>
              </w:r>
            </w:ins>
          </w:p>
          <w:p w14:paraId="32D007B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4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4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="#00031441"</w:t>
              </w:r>
            </w:ins>
          </w:p>
          <w:p w14:paraId="71C486EA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4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4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="2,2,2,2"</w:t>
              </w:r>
            </w:ins>
          </w:p>
          <w:p w14:paraId="1B78A8E2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4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4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Condensed"</w:t>
              </w:r>
            </w:ins>
          </w:p>
          <w:p w14:paraId="7EF3B2E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4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4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662328B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4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5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6DDE351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5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5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00A8C00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5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5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ScrollViewer.CanContentScroll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</w:t>
              </w:r>
            </w:ins>
          </w:p>
          <w:p w14:paraId="64DB976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5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5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SelectionBrush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="#FF00FFED"</w:t>
              </w:r>
            </w:ins>
          </w:p>
          <w:p w14:paraId="574BE92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5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5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TextBoxCircleBorder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163BDB2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5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6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Text=""</w:t>
              </w:r>
            </w:ins>
          </w:p>
          <w:p w14:paraId="11532F2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6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6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TextChanged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TextBox_TextChanged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3F459A2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6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6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TextWrapping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="Wrap"&gt;</w:t>
              </w:r>
            </w:ins>
          </w:p>
          <w:p w14:paraId="6C389F77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6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6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1067" w:author="Shadow Wolf" w:date="2023-05-10T12:12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TextBox.Effect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534A806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6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6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1070" w:author="Shadow Wolf" w:date="2023-05-10T12:12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DropShadowEffect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Opacity="25" Color="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MediumPurple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/&gt;</w:t>
              </w:r>
            </w:ins>
          </w:p>
          <w:p w14:paraId="6C2BF5A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7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7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1073" w:author="Shadow Wolf" w:date="2023-05-10T12:12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TextBox.Effect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6D7C27D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7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7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</w:t>
              </w:r>
              <w:proofErr w:type="spellStart"/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1076" w:author="Shadow Wolf" w:date="2023-05-10T12:12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TextBox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4F12309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7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7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1079" w:author="Shadow Wolf" w:date="2023-05-10T12:12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Button</w:t>
              </w:r>
            </w:ins>
          </w:p>
          <w:p w14:paraId="07DFBD1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8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8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="Show_Copy2"</w:t>
              </w:r>
            </w:ins>
          </w:p>
          <w:p w14:paraId="2D66153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8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8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Height="24"</w:t>
              </w:r>
            </w:ins>
          </w:p>
          <w:p w14:paraId="4047B99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8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8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Margin="734,328,80,0"</w:t>
              </w:r>
            </w:ins>
          </w:p>
          <w:p w14:paraId="1AA89A7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8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8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5139DC2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8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8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Background="#FFB274FF"</w:t>
              </w:r>
            </w:ins>
          </w:p>
          <w:p w14:paraId="33BFD51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9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9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="#FF6D26BA"</w:t>
              </w:r>
            </w:ins>
          </w:p>
          <w:p w14:paraId="615E4558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9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9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Click="Show_Copy2_Click"</w:t>
              </w:r>
            </w:ins>
          </w:p>
          <w:p w14:paraId="78971C1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9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9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Content="Step 4"</w:t>
              </w:r>
            </w:ins>
          </w:p>
          <w:p w14:paraId="581D26A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9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9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7161749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09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09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42C3ACF6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0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0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67CF320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0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0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</w:t>
              </w:r>
            </w:ins>
          </w:p>
          <w:p w14:paraId="12BE4C0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0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0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Style="{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ButtonStyles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2976443D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0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0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1108" w:author="Shadow Wolf" w:date="2023-05-10T12:12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Image</w:t>
              </w:r>
            </w:ins>
          </w:p>
          <w:p w14:paraId="3924A06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09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10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="Im2"</w:t>
              </w:r>
            </w:ins>
          </w:p>
          <w:p w14:paraId="4D29FA1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11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12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Height="119"</w:t>
              </w:r>
            </w:ins>
          </w:p>
          <w:p w14:paraId="5E6B1A91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13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14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Margin="360,177,360,0"</w:t>
              </w:r>
            </w:ins>
          </w:p>
          <w:p w14:paraId="4DE715F3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15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16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 /&gt;</w:t>
              </w:r>
            </w:ins>
          </w:p>
          <w:p w14:paraId="3541ECFC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17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18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1119" w:author="Shadow Wolf" w:date="2023-05-10T12:12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Label</w:t>
              </w:r>
            </w:ins>
          </w:p>
          <w:p w14:paraId="3D2D53F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2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2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Name="Algo"</w:t>
              </w:r>
            </w:ins>
          </w:p>
          <w:p w14:paraId="0EFC05F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2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2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Margin="0,65,0,0"</w:t>
              </w:r>
            </w:ins>
          </w:p>
          <w:p w14:paraId="757D0A7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2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2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</w:t>
              </w:r>
            </w:ins>
          </w:p>
          <w:p w14:paraId="5907C3EF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2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2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</w:t>
              </w:r>
            </w:ins>
          </w:p>
          <w:p w14:paraId="19F48AF5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2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2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Content=""</w:t>
              </w:r>
            </w:ins>
          </w:p>
          <w:p w14:paraId="55839864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30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31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FontFamily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Bahnschrift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SemiBold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347A27CB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32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3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FontSize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="15"</w:t>
              </w:r>
            </w:ins>
          </w:p>
          <w:p w14:paraId="4D556D10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34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35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FontWeight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="Bold"</w:t>
              </w:r>
            </w:ins>
          </w:p>
          <w:p w14:paraId="6145E23E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36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37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Foreground="White"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VerticalContentAlignment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="Center" </w:t>
              </w:r>
              <w:proofErr w:type="spellStart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 /&gt;</w:t>
              </w:r>
            </w:ins>
          </w:p>
          <w:p w14:paraId="51053FC9" w14:textId="77777777" w:rsidR="00395751" w:rsidRPr="00395751" w:rsidRDefault="00395751" w:rsidP="00395751">
            <w:pPr>
              <w:autoSpaceDE w:val="0"/>
              <w:autoSpaceDN w:val="0"/>
              <w:adjustRightInd w:val="0"/>
              <w:ind w:firstLine="0"/>
              <w:jc w:val="left"/>
              <w:rPr>
                <w:ins w:id="1138" w:author="Shadow Wolf" w:date="2023-05-10T12:12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39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</w:t>
              </w:r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1140" w:author="Shadow Wolf" w:date="2023-05-10T12:12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Grid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6D7446BE" w14:textId="516CE500" w:rsidR="00395751" w:rsidRDefault="00395751" w:rsidP="00395751">
            <w:pPr>
              <w:pStyle w:val="a0"/>
              <w:ind w:firstLine="0"/>
              <w:rPr>
                <w:ins w:id="1141" w:author="Shadow Wolf" w:date="2023-05-10T12:11:00Z"/>
                <w:lang w:val="en-US"/>
              </w:rPr>
            </w:pPr>
            <w:bookmarkStart w:id="1142" w:name="_Hlk134613444"/>
            <w:ins w:id="1143" w:author="Shadow Wolf" w:date="2023-05-10T12:12:00Z"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&lt;/</w:t>
              </w:r>
              <w:r w:rsidRPr="00395751">
                <w:rPr>
                  <w:rFonts w:ascii="Consolas" w:hAnsi="Consolas" w:cs="Consolas"/>
                  <w:color w:val="FF0000"/>
                  <w:sz w:val="19"/>
                  <w:szCs w:val="19"/>
                  <w:lang w:val="en-US"/>
                  <w:rPrChange w:id="1144" w:author="Shadow Wolf" w:date="2023-05-10T12:12:00Z">
                    <w:rPr>
                      <w:rFonts w:ascii="Consolas" w:hAnsi="Consolas" w:cs="Consolas"/>
                      <w:color w:val="0000FF"/>
                      <w:sz w:val="19"/>
                      <w:szCs w:val="19"/>
                      <w:lang w:val="en-US"/>
                    </w:rPr>
                  </w:rPrChange>
                </w:rPr>
                <w:t>Window</w:t>
              </w:r>
              <w:r w:rsidRPr="00395751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  <w:bookmarkEnd w:id="1142"/>
          </w:p>
        </w:tc>
      </w:tr>
    </w:tbl>
    <w:p w14:paraId="76CA8E77" w14:textId="508361A9" w:rsidR="00395751" w:rsidRDefault="00395751" w:rsidP="00395751">
      <w:pPr>
        <w:pStyle w:val="a0"/>
        <w:rPr>
          <w:ins w:id="1145" w:author="Shadow Wolf" w:date="2023-05-10T12:17:00Z"/>
          <w:spacing w:val="4"/>
        </w:rPr>
      </w:pPr>
    </w:p>
    <w:p w14:paraId="5B4680DC" w14:textId="4ECF62EE" w:rsidR="00C318CF" w:rsidRPr="00C318CF" w:rsidRDefault="00C318CF">
      <w:pPr>
        <w:pStyle w:val="a0"/>
        <w:ind w:firstLine="0"/>
        <w:jc w:val="center"/>
        <w:rPr>
          <w:ins w:id="1146" w:author="Shadow Wolf" w:date="2023-05-10T12:16:00Z"/>
          <w:lang w:val="en-US"/>
          <w:rPrChange w:id="1147" w:author="Shadow Wolf" w:date="2023-05-10T12:18:00Z">
            <w:rPr>
              <w:ins w:id="1148" w:author="Shadow Wolf" w:date="2023-05-10T12:16:00Z"/>
              <w:spacing w:val="4"/>
            </w:rPr>
          </w:rPrChange>
        </w:rPr>
        <w:pPrChange w:id="1149" w:author="Shadow Wolf" w:date="2023-05-10T12:18:00Z">
          <w:pPr>
            <w:pStyle w:val="a0"/>
          </w:pPr>
        </w:pPrChange>
      </w:pPr>
      <w:ins w:id="1150" w:author="Shadow Wolf" w:date="2023-05-10T12:18:00Z">
        <w:r>
          <w:t>Файл</w:t>
        </w:r>
        <w:r w:rsidRPr="00970FC0">
          <w:rPr>
            <w:lang w:val="en-US"/>
          </w:rPr>
          <w:t xml:space="preserve"> </w:t>
        </w:r>
        <w:proofErr w:type="spellStart"/>
        <w:r>
          <w:rPr>
            <w:lang w:val="en-US"/>
          </w:rPr>
          <w:t>MainResourcses.xaml</w:t>
        </w:r>
      </w:ins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318CF" w:rsidRPr="00C318CF" w14:paraId="52D3905E" w14:textId="77777777" w:rsidTr="0004569D">
        <w:trPr>
          <w:ins w:id="1151" w:author="Shadow Wolf" w:date="2023-05-10T12:17:00Z"/>
        </w:trPr>
        <w:tc>
          <w:tcPr>
            <w:tcW w:w="9345" w:type="dxa"/>
          </w:tcPr>
          <w:p w14:paraId="5849874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5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5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ResourceDictionary</w:t>
              </w:r>
              <w:proofErr w:type="spellEnd"/>
            </w:ins>
          </w:p>
          <w:p w14:paraId="17D8173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5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5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xmlns="http://schemas.microsoft.com/winfx/2006/xaml/presentation"</w:t>
              </w:r>
            </w:ins>
          </w:p>
          <w:p w14:paraId="57FFAA6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5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5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xmlns:x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="http://schemas.microsoft.com/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winfx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/2006/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xaml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0639940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5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5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xmlns:theme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="clr-namespace:Microsoft.Windows.Themes;assembly=PresentationFramework.Aero2"&gt;</w:t>
              </w:r>
            </w:ins>
          </w:p>
          <w:p w14:paraId="69EFA8A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6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6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="TextBox.Static.Border" Color="#FFABAdB3" /&gt;</w:t>
              </w:r>
            </w:ins>
          </w:p>
          <w:p w14:paraId="2A25002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6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6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="TextBox.MouseOver.Border" Color="#FF7EB4EA" /&gt;</w:t>
              </w:r>
            </w:ins>
          </w:p>
          <w:p w14:paraId="6883C5F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6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6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="TextBox.Focus.Border" Color="#FF569DE5" /&gt;</w:t>
              </w:r>
            </w:ins>
          </w:p>
          <w:p w14:paraId="224D660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6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6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&lt;Style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="TextBoxCircleBorder"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0E4ED15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6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6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SystemColors.WindowBrushKey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 /&gt;</w:t>
              </w:r>
            </w:ins>
          </w:p>
          <w:p w14:paraId="00C29B9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7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7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TextBox.Static.Border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44D7387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7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7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Property="Foreground"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SystemColors.ControlTextBrushKey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 /&gt;</w:t>
              </w:r>
            </w:ins>
          </w:p>
          <w:p w14:paraId="0F9EBDF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7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7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Value="1" /&gt;</w:t>
              </w:r>
            </w:ins>
          </w:p>
          <w:p w14:paraId="57EABEF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7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7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KeyboardNavigation.TabNavigation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Value="None" /&gt;</w:t>
              </w:r>
            </w:ins>
          </w:p>
          <w:p w14:paraId="63ADDF5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7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7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Value="Left" /&gt;</w:t>
              </w:r>
            </w:ins>
          </w:p>
          <w:p w14:paraId="205D772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8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8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FocusVisualStyle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x:Null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3CB1D52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8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8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AllowDrop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 /&gt;</w:t>
              </w:r>
            </w:ins>
          </w:p>
          <w:p w14:paraId="0D4A66C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8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8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ScrollViewer.PanningMode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VerticalFirst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/&gt;</w:t>
              </w:r>
            </w:ins>
          </w:p>
          <w:p w14:paraId="7A548EB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8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8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Stylus.IsFlicksEnabled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 /&gt;</w:t>
              </w:r>
            </w:ins>
          </w:p>
          <w:p w14:paraId="18F400D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8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8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Property="Template"&gt;</w:t>
              </w:r>
            </w:ins>
          </w:p>
          <w:p w14:paraId="63CFE8A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9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9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Setter.Value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A1C43C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9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9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695FFFB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9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9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&lt;Border</w:t>
              </w:r>
            </w:ins>
          </w:p>
          <w:p w14:paraId="22E280C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9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9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</w:t>
              </w:r>
            </w:ins>
          </w:p>
          <w:p w14:paraId="66721B1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19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19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Background="{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Background}"</w:t>
              </w:r>
            </w:ins>
          </w:p>
          <w:p w14:paraId="42863D4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0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0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32EA03F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0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0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56A8056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0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0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CornerRadius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="10"</w:t>
              </w:r>
            </w:ins>
          </w:p>
          <w:p w14:paraId="06E35FD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0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0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="True"&gt;</w:t>
              </w:r>
            </w:ins>
          </w:p>
          <w:p w14:paraId="5BE0696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0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0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</w:t>
              </w:r>
              <w:proofErr w:type="spellEnd"/>
            </w:ins>
          </w:p>
          <w:p w14:paraId="4B38C4B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1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1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="PART_ContentHost"</w:t>
              </w:r>
            </w:ins>
          </w:p>
          <w:p w14:paraId="5BDFD66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1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1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Focusable="false"</w:t>
              </w:r>
            </w:ins>
          </w:p>
          <w:p w14:paraId="35312E8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1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1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HorizontalScrollBarVisibility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="Hidden"</w:t>
              </w:r>
            </w:ins>
          </w:p>
          <w:p w14:paraId="3AD27CE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1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1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VerticalScrollBarVisibility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="Hidden" /&gt;</w:t>
              </w:r>
            </w:ins>
          </w:p>
          <w:p w14:paraId="380DB86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1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1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&lt;/Border&gt;</w:t>
              </w:r>
            </w:ins>
          </w:p>
          <w:p w14:paraId="01681A2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2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2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1BF9EF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2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2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IsEnabled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Value="false"&gt;</w:t>
              </w:r>
            </w:ins>
          </w:p>
          <w:p w14:paraId="7F41181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2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2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 Property="Opacity" Value="0.56" /&gt;</w:t>
              </w:r>
            </w:ins>
          </w:p>
          <w:p w14:paraId="7F45BA2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2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2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&lt;/Trigger&gt;</w:t>
              </w:r>
            </w:ins>
          </w:p>
          <w:p w14:paraId="310253C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2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2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IsMouseOver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Value="true"&gt;</w:t>
              </w:r>
            </w:ins>
          </w:p>
          <w:p w14:paraId="4155311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3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3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TextBox.MouseOver.Border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7C492ED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3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3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&lt;/Trigger&gt;</w:t>
              </w:r>
            </w:ins>
          </w:p>
          <w:p w14:paraId="1E971F7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3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3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IsKeyboardFocused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Value="true"&gt;</w:t>
              </w:r>
            </w:ins>
          </w:p>
          <w:p w14:paraId="269EC99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3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3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TextBox.Focus.Border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34A9340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3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3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&lt;/Trigger&gt;</w:t>
              </w:r>
            </w:ins>
          </w:p>
          <w:p w14:paraId="5A3E8A0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4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4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C42D87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4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4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B76E22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4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4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Setter.Value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ACE263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4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4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&lt;/Setter&gt;</w:t>
              </w:r>
            </w:ins>
          </w:p>
          <w:p w14:paraId="119BF89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4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4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Style.Triggers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79CD46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5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5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468D76E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5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5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C17E6B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5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5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&lt;Condition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IsInactiveSelectionHighlightEnabled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 /&gt;</w:t>
              </w:r>
            </w:ins>
          </w:p>
          <w:p w14:paraId="7BFBEAE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5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5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&lt;Condition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IsSelectionActive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 /&gt;</w:t>
              </w:r>
            </w:ins>
          </w:p>
          <w:p w14:paraId="0A6F7EA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5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5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7259B0B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6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6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SelectionBrush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SystemColors.InactiveSelectionHighlightBrushKey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 /&gt;</w:t>
              </w:r>
            </w:ins>
          </w:p>
          <w:p w14:paraId="75DE431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6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6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6AC089B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6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6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Style.Triggers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777032E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6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6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&lt;/Style&gt;</w:t>
              </w:r>
            </w:ins>
          </w:p>
          <w:p w14:paraId="265CD62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6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6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&lt;Style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="FocusVisual1"&gt;</w:t>
              </w:r>
            </w:ins>
          </w:p>
          <w:p w14:paraId="529160A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7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7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Control.Template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"&gt;</w:t>
              </w:r>
            </w:ins>
          </w:p>
          <w:p w14:paraId="2E36AF0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7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7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Setter.Value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2E4914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7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7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5A546E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7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7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&lt;Rectangle</w:t>
              </w:r>
            </w:ins>
          </w:p>
          <w:p w14:paraId="009EC38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7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7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Margin="2"</w:t>
              </w:r>
            </w:ins>
          </w:p>
          <w:p w14:paraId="65C0AD5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8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8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</w:t>
              </w:r>
            </w:ins>
          </w:p>
          <w:p w14:paraId="2BC700D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8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8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Stroke="{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SystemColors.ControlTextBrushKey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</w:t>
              </w:r>
            </w:ins>
          </w:p>
          <w:p w14:paraId="0C78A87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8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8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StrokeDashArray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 2"</w:t>
              </w:r>
            </w:ins>
          </w:p>
          <w:p w14:paraId="0BE41EC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8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8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StrokeThickness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="1" /&gt;</w:t>
              </w:r>
            </w:ins>
          </w:p>
          <w:p w14:paraId="497D4C3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8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8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66E20CA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9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9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Setter.Value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90D779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9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9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&lt;/Setter&gt;</w:t>
              </w:r>
            </w:ins>
          </w:p>
          <w:p w14:paraId="64B1591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9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9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&lt;/Style&gt;</w:t>
              </w:r>
            </w:ins>
          </w:p>
          <w:p w14:paraId="02B35F3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9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9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="TextBox.Static.Background" Color="#FFFFFFFF" /&gt;</w:t>
              </w:r>
            </w:ins>
          </w:p>
          <w:p w14:paraId="36575EC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29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29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&lt;Style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="ComboBoxEditableTextBox"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50DB9D7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0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0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OverridesDefaultStyle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 /&gt;</w:t>
              </w:r>
            </w:ins>
          </w:p>
          <w:p w14:paraId="143485F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0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0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AllowDrop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 /&gt;</w:t>
              </w:r>
            </w:ins>
          </w:p>
          <w:p w14:paraId="3E0352B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0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0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MinWidth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Value="0" /&gt;</w:t>
              </w:r>
            </w:ins>
          </w:p>
          <w:p w14:paraId="2089A42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0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0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MinHeight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Value="0" /&gt;</w:t>
              </w:r>
            </w:ins>
          </w:p>
          <w:p w14:paraId="5B6B4C4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0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0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FocusVisualStyle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x:Null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3E5B018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1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1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ScrollViewer.PanningMode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VerticalFirst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/&gt;</w:t>
              </w:r>
            </w:ins>
          </w:p>
          <w:p w14:paraId="4456BD4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1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1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Stylus.IsFlicksEnabled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 /&gt;</w:t>
              </w:r>
            </w:ins>
          </w:p>
          <w:p w14:paraId="4EA77AA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1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1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Property="Template"&gt;</w:t>
              </w:r>
            </w:ins>
          </w:p>
          <w:p w14:paraId="0A19EF5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1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1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Setter.Value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FFF310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1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1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1C078B6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2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2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</w:t>
              </w:r>
              <w:proofErr w:type="spellEnd"/>
            </w:ins>
          </w:p>
          <w:p w14:paraId="687C471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2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2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="PART_ContentHost"</w:t>
              </w:r>
            </w:ins>
          </w:p>
          <w:p w14:paraId="02C0E2B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2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2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Background="Transparent"</w:t>
              </w:r>
            </w:ins>
          </w:p>
          <w:p w14:paraId="3CC5CB9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2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2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Focusable="false"</w:t>
              </w:r>
            </w:ins>
          </w:p>
          <w:p w14:paraId="0B201C2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2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2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HorizontalScrollBarVisibility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="Hidden"</w:t>
              </w:r>
            </w:ins>
          </w:p>
          <w:p w14:paraId="69E5BD4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3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3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VerticalScrollBarVisibility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="Hidden" /&gt;</w:t>
              </w:r>
            </w:ins>
          </w:p>
          <w:p w14:paraId="2D9BC30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3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3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4B94F89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3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3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Setter.Value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D12BDE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3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3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&lt;/Setter&gt;</w:t>
              </w:r>
            </w:ins>
          </w:p>
          <w:p w14:paraId="430B63F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3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3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&lt;/Style&gt;</w:t>
              </w:r>
            </w:ins>
          </w:p>
          <w:p w14:paraId="2705CA0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4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4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LinearGradientBrush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="ComboBox.Static.Background"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StartPoint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="0,0"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EndPoint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="0,1"&gt;</w:t>
              </w:r>
            </w:ins>
          </w:p>
          <w:p w14:paraId="242522B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4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4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Offset="0.0" Color="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MediumPurple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/&gt;</w:t>
              </w:r>
            </w:ins>
          </w:p>
          <w:p w14:paraId="3FB1F06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4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4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Offset="1.0" Color="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MediumPurple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/&gt;</w:t>
              </w:r>
            </w:ins>
          </w:p>
          <w:p w14:paraId="2861113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4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4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LinearGradientBrush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EDE246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4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4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="ComboBox.Static.Border" Color="#FF6D26BA" /&gt;</w:t>
              </w:r>
            </w:ins>
          </w:p>
          <w:p w14:paraId="1B2655F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5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5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="ComboBox.Static.Editable.Background" Color="#FFFFFFFF" /&gt;</w:t>
              </w:r>
            </w:ins>
          </w:p>
          <w:p w14:paraId="28BC851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5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5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="ComboBox.Static.Editable.Border" Color="#FFABADB3" /&gt;</w:t>
              </w:r>
            </w:ins>
          </w:p>
          <w:p w14:paraId="634AFBE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5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5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="ComboBox.Static.Editable.Button.Background" Color="Transparent" /&gt;</w:t>
              </w:r>
            </w:ins>
          </w:p>
          <w:p w14:paraId="4EAEB55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5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5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="ComboBox.Static.Editable.Button.Border" Color="Transparent" /&gt;</w:t>
              </w:r>
            </w:ins>
          </w:p>
          <w:p w14:paraId="1F70B8E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5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5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LinearGradientBrush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="ComboBox.MouseOver.Background"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StartPoint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="0,0"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EndPoint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="0,1"&gt;</w:t>
              </w:r>
            </w:ins>
          </w:p>
          <w:p w14:paraId="42735DE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6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6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Offset="0.0" Color="#FFECF4FC" /&gt;</w:t>
              </w:r>
            </w:ins>
          </w:p>
          <w:p w14:paraId="5EE524E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6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6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Offset="1.0" Color="#FFDCECFC" /&gt;</w:t>
              </w:r>
            </w:ins>
          </w:p>
          <w:p w14:paraId="17C68E0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6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6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LinearGradientBrush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743C55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6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6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="ComboBox.MouseOver.Border" Color="#FF7EB4EA" /&gt;</w:t>
              </w:r>
            </w:ins>
          </w:p>
          <w:p w14:paraId="3DF74F4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6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6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="ComboBox.MouseOver.Glyph" Color="#FF000000" /&gt;</w:t>
              </w:r>
            </w:ins>
          </w:p>
          <w:p w14:paraId="53AA715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7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7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="ComboBox.MouseOver.Editable.Background" Color="#FFFFFFFF" /&gt;</w:t>
              </w:r>
            </w:ins>
          </w:p>
          <w:p w14:paraId="4CCA5F0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7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7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="ComboBox.MouseOver.Editable.Border" Color="#FF7EB4EA" /&gt;</w:t>
              </w:r>
            </w:ins>
          </w:p>
          <w:p w14:paraId="0AABB21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7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7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LinearGradientBrush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="ComboBox.MouseOver.Editable.Button.Background"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StartPoint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="0,0"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EndPoint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="0,1"&gt;</w:t>
              </w:r>
            </w:ins>
          </w:p>
          <w:p w14:paraId="77DCA29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7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7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Offset="0.0" Color="#FFEBF4FC" /&gt;</w:t>
              </w:r>
            </w:ins>
          </w:p>
          <w:p w14:paraId="6656E44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7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7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Offset="1.0" Color="#FFDCECFC" /&gt;</w:t>
              </w:r>
            </w:ins>
          </w:p>
          <w:p w14:paraId="2E7F8AA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8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8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LinearGradientBrush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6DF5DD0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8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8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="ComboBox.MouseOver.Editable.Button.Border" Color="#FF7EB4EA" /&gt;</w:t>
              </w:r>
            </w:ins>
          </w:p>
          <w:p w14:paraId="0C2CA17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8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8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LinearGradientBrush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="ComboBox.Pressed.Background"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StartPoint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="0,0"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EndPoint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="0,1"&gt;</w:t>
              </w:r>
            </w:ins>
          </w:p>
          <w:p w14:paraId="273B494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8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8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Offset="0.0" Color="#FFDAECFC" /&gt;</w:t>
              </w:r>
            </w:ins>
          </w:p>
          <w:p w14:paraId="28778DC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8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8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Offset="1.0" Color="#FFC4E0FC" /&gt;</w:t>
              </w:r>
            </w:ins>
          </w:p>
          <w:p w14:paraId="0D86C25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9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9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LinearGradientBrush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5DB570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9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9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="ComboBox.Pressed.Border" Color="#FF569DE5" /&gt;</w:t>
              </w:r>
            </w:ins>
          </w:p>
          <w:p w14:paraId="4AA6A14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9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9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="ComboBox.Pressed.Glyph" Color="#FF000000" /&gt;</w:t>
              </w:r>
            </w:ins>
          </w:p>
          <w:p w14:paraId="7586E72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9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9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="ComboBox.Pressed.Editable.Background" Color="#FFFFFFFF" /&gt;</w:t>
              </w:r>
            </w:ins>
          </w:p>
          <w:p w14:paraId="535FB23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39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39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="ComboBox.Pressed.Editable.Border" Color="#FF569DE5" /&gt;</w:t>
              </w:r>
            </w:ins>
          </w:p>
          <w:p w14:paraId="1945C8F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0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0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LinearGradientBrush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="ComboBox.Pressed.Editable.Button.Background"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StartPoint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="0,0"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EndPoint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="0,1"&gt;</w:t>
              </w:r>
            </w:ins>
          </w:p>
          <w:p w14:paraId="253BA0C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0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0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Offset="0.0" Color="#FFDAEBFC" /&gt;</w:t>
              </w:r>
            </w:ins>
          </w:p>
          <w:p w14:paraId="7B9374C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0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0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GradientStop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Offset="1.0" Color="#FFC4E0FC" /&gt;</w:t>
              </w:r>
            </w:ins>
          </w:p>
          <w:p w14:paraId="62F35CD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0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0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LinearGradientBrush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D3CA10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0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0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="ComboBox.Pressed.Editable.Button.Border" Color="#FF569DE5" /&gt;</w:t>
              </w:r>
            </w:ins>
          </w:p>
          <w:p w14:paraId="09FB7BD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1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1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="ComboBox.Disabled.Background" Color="#FFF0F0F0" /&gt;</w:t>
              </w:r>
            </w:ins>
          </w:p>
          <w:p w14:paraId="0FCAB43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1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1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="ComboBox.Disabled.Border" Color="#FFD9D9D9" /&gt;</w:t>
              </w:r>
            </w:ins>
          </w:p>
          <w:p w14:paraId="6E702B9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1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1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="ComboBox.Disabled.Glyph" Color="#FFBFBFBF" /&gt;</w:t>
              </w:r>
            </w:ins>
          </w:p>
          <w:p w14:paraId="6044637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1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1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="ComboBox.Disabled.Editable.Background" Color="#FFFFFFFF" /&gt;</w:t>
              </w:r>
            </w:ins>
          </w:p>
          <w:p w14:paraId="3AA8CDE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1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1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="ComboBox.Disabled.Editable.Border" Color="#FFBFBFBF" /&gt;</w:t>
              </w:r>
            </w:ins>
          </w:p>
          <w:p w14:paraId="78F10D6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2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2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="ComboBox.Disabled.Editable.Button.Background" Color="Transparent" /&gt;</w:t>
              </w:r>
            </w:ins>
          </w:p>
          <w:p w14:paraId="529C48D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2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2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="ComboBox.Disabled.Editable.Button.Border" Color="Transparent" /&gt;</w:t>
              </w:r>
            </w:ins>
          </w:p>
          <w:p w14:paraId="50A335E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2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2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&lt;Style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="ComboBoxToggleButton"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ToggleButton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2057919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2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2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OverridesDefaultStyle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 /&gt;</w:t>
              </w:r>
            </w:ins>
          </w:p>
          <w:p w14:paraId="5A785FC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2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2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IsTabStop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 /&gt;</w:t>
              </w:r>
            </w:ins>
          </w:p>
          <w:p w14:paraId="56FF826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3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3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Property="Focusable" Value="false" /&gt;</w:t>
              </w:r>
            </w:ins>
          </w:p>
          <w:p w14:paraId="23398D5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3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3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ClickMode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Value="Press" /&gt;</w:t>
              </w:r>
            </w:ins>
          </w:p>
          <w:p w14:paraId="71F0351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3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3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Property="Template"&gt;</w:t>
              </w:r>
            </w:ins>
          </w:p>
          <w:p w14:paraId="2731C88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3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3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Setter.Value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BE7227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3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3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ToggleButton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2D22CC6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4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4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&lt;Border</w:t>
              </w:r>
            </w:ins>
          </w:p>
          <w:p w14:paraId="2B08980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4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4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="templateRoot"</w:t>
              </w:r>
            </w:ins>
          </w:p>
          <w:p w14:paraId="03BE4EF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4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4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Background="{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ComboBox.Static.Background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36E8399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4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4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ComboBox.Static.Border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05F52F5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4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4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2A26EBC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5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5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CornerRadius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="5"</w:t>
              </w:r>
            </w:ins>
          </w:p>
          <w:p w14:paraId="322F5DA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5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5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="true"&gt;</w:t>
              </w:r>
            </w:ins>
          </w:p>
          <w:p w14:paraId="5E29746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5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5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&lt;Border</w:t>
              </w:r>
            </w:ins>
          </w:p>
          <w:p w14:paraId="7763D3A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5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5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="splitBorder"</w:t>
              </w:r>
            </w:ins>
          </w:p>
          <w:p w14:paraId="4BBCBDD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5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5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Width="{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SystemParameters.VerticalScrollBarWidthKey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</w:t>
              </w:r>
            </w:ins>
          </w:p>
          <w:p w14:paraId="22CC804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6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6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Margin="0"</w:t>
              </w:r>
            </w:ins>
          </w:p>
          <w:p w14:paraId="1A6312F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6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6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="Right"</w:t>
              </w:r>
            </w:ins>
          </w:p>
          <w:p w14:paraId="65DA82E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6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6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="Transparent"</w:t>
              </w:r>
            </w:ins>
          </w:p>
          <w:p w14:paraId="0ADC286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6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6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="1"</w:t>
              </w:r>
            </w:ins>
          </w:p>
          <w:p w14:paraId="3B073E3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6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6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="true"&gt;</w:t>
              </w:r>
            </w:ins>
          </w:p>
          <w:p w14:paraId="1FEA269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7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7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&lt;Path</w:t>
              </w:r>
            </w:ins>
          </w:p>
          <w:p w14:paraId="74D800B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7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7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="arrow"</w:t>
              </w:r>
            </w:ins>
          </w:p>
          <w:p w14:paraId="1DA068B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7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7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Margin="0"</w:t>
              </w:r>
            </w:ins>
          </w:p>
          <w:p w14:paraId="2DDDEE4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7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7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</w:t>
              </w:r>
            </w:ins>
          </w:p>
          <w:p w14:paraId="3609E8D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7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7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="Center"</w:t>
              </w:r>
            </w:ins>
          </w:p>
          <w:p w14:paraId="35354C0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8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8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Data="F1 M 0,0 L 2.667,2.66665 L 5.3334,0 L 5.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3334,-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1.78168 L 2.6667,0.88501 L0,-1.78168 L0,0 Z"</w:t>
              </w:r>
            </w:ins>
          </w:p>
          <w:p w14:paraId="58B37C6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8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8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Fill="White" /&gt;</w:t>
              </w:r>
            </w:ins>
          </w:p>
          <w:p w14:paraId="78B8EBB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8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8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            &lt;/Border&gt;</w:t>
              </w:r>
            </w:ins>
          </w:p>
          <w:p w14:paraId="693792F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8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8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&lt;/Border&gt;</w:t>
              </w:r>
            </w:ins>
          </w:p>
          <w:p w14:paraId="140DCC4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8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8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70634CC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9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9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C85984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9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9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C30C7B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9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9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IsEditable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AncestorType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}}}" Value="true" /&gt;</w:t>
              </w:r>
            </w:ins>
          </w:p>
          <w:p w14:paraId="166AC07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9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9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IsMouseOver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Self}}" Value="false" /&gt;</w:t>
              </w:r>
            </w:ins>
          </w:p>
          <w:p w14:paraId="1865D71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49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49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IsPressed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Self}}" Value="false" /&gt;</w:t>
              </w:r>
            </w:ins>
          </w:p>
          <w:p w14:paraId="15FA5D7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0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0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IsEnabled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Self}}" Value="true" /&gt;</w:t>
              </w:r>
            </w:ins>
          </w:p>
          <w:p w14:paraId="40E131B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0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0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A3E1BB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0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0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ComboBox.Static.Editable.Background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5BBB1A1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0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0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ComboBox.Static.Editable.Border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33E3FA6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0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0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splitBorder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ComboBox.Static.Editable.Button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.Background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4C0A47C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1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1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splitBorder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ComboBox.Static.Editable.Button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.Border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416FF7D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1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1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7F8360B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1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1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IsMouseOver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Value="true"&gt;</w:t>
              </w:r>
            </w:ins>
          </w:p>
          <w:p w14:paraId="6E236C5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1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1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="arrow" Property="Fill"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ComboBox.MouseOver.Glyph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5FFFD6E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1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1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&lt;/Trigger&gt;</w:t>
              </w:r>
            </w:ins>
          </w:p>
          <w:p w14:paraId="74E4A75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2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2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2F4E11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2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2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76C0E9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2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2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IsMouseOver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Self}}" Value="true" /&gt;</w:t>
              </w:r>
            </w:ins>
          </w:p>
          <w:p w14:paraId="57788B8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2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2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IsEditable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AncestorType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}}}" Value="false" /&gt;</w:t>
              </w:r>
            </w:ins>
          </w:p>
          <w:p w14:paraId="468D8E4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2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2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F97247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3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3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ComboBox.MouseOver.Background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245E9C5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3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3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ComboBox.MouseOver.Border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5CA03E1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3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3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A7A268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3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3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B25222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3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3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A9ADCA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4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4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IsMouseOver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Self}}" Value="true" /&gt;</w:t>
              </w:r>
            </w:ins>
          </w:p>
          <w:p w14:paraId="120EA60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4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4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IsEditable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AncestorType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}}}" Value="true" /&gt;</w:t>
              </w:r>
            </w:ins>
          </w:p>
          <w:p w14:paraId="5704A52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4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4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684082A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4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4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ComboBox.MouseOver.Editable.Background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0DE08D4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4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4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ComboBox.MouseOver.Editable.Border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7A9852A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5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5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splitBorder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ComboBox.MouseOver.Editable.Button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.Background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40A8A30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5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5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splitBorder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ComboBox.MouseOver.Editable.Button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.Border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2083C1E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5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5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79B36E4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5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5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IsPressed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Value="true"&gt;</w:t>
              </w:r>
            </w:ins>
          </w:p>
          <w:p w14:paraId="739A50B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5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5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="arrow" Property="Fill"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ComboBox.Pressed.Glyph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02175BD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6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6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&lt;/Trigger&gt;</w:t>
              </w:r>
            </w:ins>
          </w:p>
          <w:p w14:paraId="552C0FF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6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6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66D590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6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6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7BFDAB1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6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6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IsPressed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Self}}" Value="true" /&gt;</w:t>
              </w:r>
            </w:ins>
          </w:p>
          <w:p w14:paraId="4D99CF7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6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6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IsEditable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AncestorType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}}}" Value="false" /&gt;</w:t>
              </w:r>
            </w:ins>
          </w:p>
          <w:p w14:paraId="20B841E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7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7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57C3F2B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7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7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ComboBox.Pressed.Background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1342FCC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7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7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" </w:t>
              </w:r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>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ComboBox.Pressed.Border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0BE7E47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7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7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5A33727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7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7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2BBB1B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8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8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759CF1C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8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8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IsPressed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Self}}" Value="true" /&gt;</w:t>
              </w:r>
            </w:ins>
          </w:p>
          <w:p w14:paraId="20F4194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8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8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IsEditable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AncestorType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}}}" Value="true" /&gt;</w:t>
              </w:r>
            </w:ins>
          </w:p>
          <w:p w14:paraId="4F7B0D1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8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8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EB10F3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8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8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ComboBox.Pressed.Editable.Background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29A1296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9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9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ComboBox.Pressed.Editable.Border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26BE941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9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9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splitBorder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ComboBox.Pressed.Editable.Button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.Background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7843DBE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9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9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splitBorder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ComboBox.Pressed.Editable.Button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.Border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5E57BA1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9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9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668B767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59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59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IsEnabled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Value="false"&gt;</w:t>
              </w:r>
            </w:ins>
          </w:p>
          <w:p w14:paraId="0F4BEF0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0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0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="arrow" Property="Fill"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ComboBox.Disabled.Glyph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6F1E6DF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0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0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&lt;/Trigger&gt;</w:t>
              </w:r>
            </w:ins>
          </w:p>
          <w:p w14:paraId="7D6D3E9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0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0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6307515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0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0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AC7734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0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0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IsEnabled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Self}}" Value="false" /&gt;</w:t>
              </w:r>
            </w:ins>
          </w:p>
          <w:p w14:paraId="409D74D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1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1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IsEditable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AncestorType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}}}" Value="false" /&gt;</w:t>
              </w:r>
            </w:ins>
          </w:p>
          <w:p w14:paraId="7398D32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1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1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48E9074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1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1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ComboBox.Disabled.Background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2EC8607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1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1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ComboBox.Disabled.Border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582AA2B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1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1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76B1BB6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2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2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B6FEFC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2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2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04DB0E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2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2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IsEnabled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Self}}" Value="false" /&gt;</w:t>
              </w:r>
            </w:ins>
          </w:p>
          <w:p w14:paraId="2F8970E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2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2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&lt;Condition Binding="{Binding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IsEditable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AncestorType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}}}" Value="true" /&gt;</w:t>
              </w:r>
            </w:ins>
          </w:p>
          <w:p w14:paraId="46BE257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2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2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7B0194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3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3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ComboBox.Disabled.Editable.Background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09C58FF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3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3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ComboBox.Disabled.Editable.Border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7B3160F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3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3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splitBorder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ComboBox.Disabled.Editable.Button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.Background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3061698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3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3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splitBorder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ComboBox.Disabled.Editable.Button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.Border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24192CE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3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3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MultiDataTrigger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74DBF50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4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4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554E5D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4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4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502352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4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4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Setter.Value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0BE276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4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4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&lt;/Setter&gt;</w:t>
              </w:r>
            </w:ins>
          </w:p>
          <w:p w14:paraId="69F9AAF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4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4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&lt;/Style&gt;</w:t>
              </w:r>
            </w:ins>
          </w:p>
          <w:p w14:paraId="2A21F50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5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5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="ComboBoxEditableTemplate"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73C1885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5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5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&lt;Grid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="templateRoot"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="true"&gt;</w:t>
              </w:r>
            </w:ins>
          </w:p>
          <w:p w14:paraId="6299904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5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5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Grid.ColumnDefinitions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840159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5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5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ColumnDefinition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Width="*" /&gt;</w:t>
              </w:r>
            </w:ins>
          </w:p>
          <w:p w14:paraId="0D89CF2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5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5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ColumnDefinition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Width="0"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MinWidth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SystemParameters.VerticalScrollBarWidthKey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 /&gt;</w:t>
              </w:r>
            </w:ins>
          </w:p>
          <w:p w14:paraId="7ADCB79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6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6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Grid.ColumnDefinitions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07C5DC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6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6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&lt;Popup</w:t>
              </w:r>
            </w:ins>
          </w:p>
          <w:p w14:paraId="3E262BB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6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6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="PART_Popup"</w:t>
              </w:r>
            </w:ins>
          </w:p>
          <w:p w14:paraId="596769C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6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6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Grid.ColumnSpan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="2"</w:t>
              </w:r>
            </w:ins>
          </w:p>
          <w:p w14:paraId="6F514D2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6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6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AllowsTransparency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</w:t>
              </w:r>
            </w:ins>
          </w:p>
          <w:p w14:paraId="1D0ADAC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7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7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IsOpen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IsDropDownOpen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TemplatedParent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</w:t>
              </w:r>
            </w:ins>
          </w:p>
          <w:p w14:paraId="4477713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7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7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Placement="Bottom"</w:t>
              </w:r>
            </w:ins>
          </w:p>
          <w:p w14:paraId="353E0C1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7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7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PopupAnimation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SystemParameters.ComboBoxPopupAnimationKey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}}"&gt;</w:t>
              </w:r>
            </w:ins>
          </w:p>
          <w:p w14:paraId="2861A28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7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7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theme:SystemDropShadowChrome</w:t>
              </w:r>
              <w:proofErr w:type="spellEnd"/>
              <w:proofErr w:type="gramEnd"/>
            </w:ins>
          </w:p>
          <w:p w14:paraId="44A59B7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7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7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="shadow"</w:t>
              </w:r>
            </w:ins>
          </w:p>
          <w:p w14:paraId="20491BF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8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8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MinWidth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ActualWidth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ElementName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2FC1908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8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8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MaxHeight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MaxDropDownHeight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2FD1F8F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8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8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Color="Transparent"&gt;</w:t>
              </w:r>
            </w:ins>
          </w:p>
          <w:p w14:paraId="2549BE0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8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8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&lt;Border</w:t>
              </w:r>
            </w:ins>
          </w:p>
          <w:p w14:paraId="190AF9C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8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8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="dropDownBorder"</w:t>
              </w:r>
            </w:ins>
          </w:p>
          <w:p w14:paraId="551CA00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9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9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Background="{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SystemColors.WindowBrushKey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</w:t>
              </w:r>
            </w:ins>
          </w:p>
          <w:p w14:paraId="463425D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9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9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SystemColors.WindowFrameBrushKey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</w:t>
              </w:r>
            </w:ins>
          </w:p>
          <w:p w14:paraId="599CF8F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9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9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="1"&gt;</w:t>
              </w:r>
            </w:ins>
          </w:p>
          <w:p w14:paraId="7607A3E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9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9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="DropDownScrollViewer"&gt;</w:t>
              </w:r>
            </w:ins>
          </w:p>
          <w:p w14:paraId="1E2780A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69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69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&lt;Grid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="grid"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RenderOptions.ClearTypeHint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="Enabled"&gt;</w:t>
              </w:r>
            </w:ins>
          </w:p>
          <w:p w14:paraId="6C8049A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0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0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&lt;Canvas</w:t>
              </w:r>
            </w:ins>
          </w:p>
          <w:p w14:paraId="10979A7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0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0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="canvas"</w:t>
              </w:r>
            </w:ins>
          </w:p>
          <w:p w14:paraId="230C88D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0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0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Width="0"</w:t>
              </w:r>
            </w:ins>
          </w:p>
          <w:p w14:paraId="32EA64E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0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0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Height="0"</w:t>
              </w:r>
            </w:ins>
          </w:p>
          <w:p w14:paraId="652D4EE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0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0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="Left"</w:t>
              </w:r>
            </w:ins>
          </w:p>
          <w:p w14:paraId="1639BA9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1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1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="Top"&gt;</w:t>
              </w:r>
            </w:ins>
          </w:p>
          <w:p w14:paraId="3FB8A45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1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1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&lt;Rectangle</w:t>
              </w:r>
            </w:ins>
          </w:p>
          <w:p w14:paraId="2985D49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1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1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="opaqueRect"</w:t>
              </w:r>
            </w:ins>
          </w:p>
          <w:p w14:paraId="0E39215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1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1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    Width="{Binding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ActualWidth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ElementName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40C0A57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1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1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    Height="{Binding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ActualHeight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ElementName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39990CD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2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2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    Fill="{Binding Background,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ElementName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3F8F686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2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2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&lt;/Canvas&gt;</w:t>
              </w:r>
            </w:ins>
          </w:p>
          <w:p w14:paraId="7BA61E3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2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2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ItemsPresenter</w:t>
              </w:r>
              <w:proofErr w:type="spellEnd"/>
            </w:ins>
          </w:p>
          <w:p w14:paraId="2EE3525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2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2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="ItemsPresenter"</w:t>
              </w:r>
            </w:ins>
          </w:p>
          <w:p w14:paraId="61DBC72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2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2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KeyboardNavigation.DirectionalNavigation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="Contained"</w:t>
              </w:r>
            </w:ins>
          </w:p>
          <w:p w14:paraId="4774D9D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3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3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68D52A4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3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3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&lt;/Grid&gt;</w:t>
              </w:r>
            </w:ins>
          </w:p>
          <w:p w14:paraId="54C3A93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3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3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7140023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3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3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&lt;/Border&gt;</w:t>
              </w:r>
            </w:ins>
          </w:p>
          <w:p w14:paraId="3FA0EFC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3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3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&lt;/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theme:SystemDropShadowChrome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C1ADD4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4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4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&lt;/Popup&gt;</w:t>
              </w:r>
            </w:ins>
          </w:p>
          <w:p w14:paraId="4DA8245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4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4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ToggleButton</w:t>
              </w:r>
              <w:proofErr w:type="spellEnd"/>
            </w:ins>
          </w:p>
          <w:p w14:paraId="468804B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4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4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="toggleButton"</w:t>
              </w:r>
            </w:ins>
          </w:p>
          <w:p w14:paraId="6B2A914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4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4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Grid.ColumnSpan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="2"</w:t>
              </w:r>
            </w:ins>
          </w:p>
          <w:p w14:paraId="5B149A6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4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4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Background="{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Background}"</w:t>
              </w:r>
            </w:ins>
          </w:p>
          <w:p w14:paraId="407519A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5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5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6765A4C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5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5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4170792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5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5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IsChecked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IsDropDownOpen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Mode=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TwoWay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TemplatedParent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</w:t>
              </w:r>
            </w:ins>
          </w:p>
          <w:p w14:paraId="12E5CDB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5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5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Style="{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ComboBoxToggleButton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15112CC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5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5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&lt;Border</w:t>
              </w:r>
            </w:ins>
          </w:p>
          <w:p w14:paraId="4EEEFB6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6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6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</w:t>
              </w:r>
            </w:ins>
          </w:p>
          <w:p w14:paraId="41303C1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6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6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Margin="{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727F3B9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6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6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Background="{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TextBox.Static.Background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161DF0E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6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6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</w:t>
              </w:r>
              <w:proofErr w:type="spellEnd"/>
            </w:ins>
          </w:p>
          <w:p w14:paraId="15AF170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6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6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="PART_EditableTextBox"</w:t>
              </w:r>
            </w:ins>
          </w:p>
          <w:p w14:paraId="7912090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7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7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Margin="{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Padding}"</w:t>
              </w:r>
            </w:ins>
          </w:p>
          <w:p w14:paraId="43F0596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7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7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76A3CAB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7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7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VerticalContentAlignment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VerticalContentAlignment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04A4D50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7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7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IsReadOnly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IsReadOnly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TemplatedParent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</w:t>
              </w:r>
            </w:ins>
          </w:p>
          <w:p w14:paraId="428E364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7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7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Style="{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ComboBoxEditableTextBox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64C42FF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8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8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&lt;/Border&gt;</w:t>
              </w:r>
            </w:ins>
          </w:p>
          <w:p w14:paraId="55719E4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8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8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&lt;/Grid&gt;</w:t>
              </w:r>
            </w:ins>
          </w:p>
          <w:p w14:paraId="02D0F6F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8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8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59E081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8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8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IsEnabled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Value="false"&gt;</w:t>
              </w:r>
            </w:ins>
          </w:p>
          <w:p w14:paraId="3AA8347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8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8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 Property="Opacity" Value="0.56" /&gt;</w:t>
              </w:r>
            </w:ins>
          </w:p>
          <w:p w14:paraId="61F1A43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9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9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&lt;/Trigger&gt;</w:t>
              </w:r>
            </w:ins>
          </w:p>
          <w:p w14:paraId="0E362D9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9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9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IsKeyboardFocusWithin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Value="true"&gt;</w:t>
              </w:r>
            </w:ins>
          </w:p>
          <w:p w14:paraId="4F8008F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9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9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Property="Foreground" Value="Black" /&gt;</w:t>
              </w:r>
            </w:ins>
          </w:p>
          <w:p w14:paraId="7DE4E96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9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9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&lt;/Trigger&gt;</w:t>
              </w:r>
            </w:ins>
          </w:p>
          <w:p w14:paraId="51DA45E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79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79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&lt;Trigger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SourceName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PART_Popup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HasDropShadow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Value="true"&gt;</w:t>
              </w:r>
            </w:ins>
          </w:p>
          <w:p w14:paraId="3DB82E3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0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0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="shadow" Property="Margin" Value="0,0,5,5" /&gt;</w:t>
              </w:r>
            </w:ins>
          </w:p>
          <w:p w14:paraId="5DD2E85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0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0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="shadow" Property="Color" Value="#71000000" /&gt;</w:t>
              </w:r>
            </w:ins>
          </w:p>
          <w:p w14:paraId="7F297B4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0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0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&lt;/Trigger&gt;</w:t>
              </w:r>
            </w:ins>
          </w:p>
          <w:p w14:paraId="756B027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0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0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HasItems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Value="false"&gt;</w:t>
              </w:r>
            </w:ins>
          </w:p>
          <w:p w14:paraId="2549BD5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0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0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Property="Height" Value="95" /&gt;</w:t>
              </w:r>
            </w:ins>
          </w:p>
          <w:p w14:paraId="18F151B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1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1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&lt;/Trigger&gt;</w:t>
              </w:r>
            </w:ins>
          </w:p>
          <w:p w14:paraId="7CD8287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1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1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B95B21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1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1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8DE6AF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1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1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&lt;Condition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IsGrouping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 /&gt;</w:t>
              </w:r>
            </w:ins>
          </w:p>
          <w:p w14:paraId="57B9245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1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1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&lt;Condition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VirtualizingPanel.IsVirtualizingWhenGrouping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 /&gt;</w:t>
              </w:r>
            </w:ins>
          </w:p>
          <w:p w14:paraId="74B435C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2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2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4080367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2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2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ScrollViewer.CanContentScroll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 /&gt;</w:t>
              </w:r>
            </w:ins>
          </w:p>
          <w:p w14:paraId="11B7249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2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2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A02894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2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2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&lt;Trigger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SourceName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DropDownScrollViewer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ScrollViewer.CanContentScroll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Value="false"&gt;</w:t>
              </w:r>
            </w:ins>
          </w:p>
          <w:p w14:paraId="0E58F78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2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2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opaqueRect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Canvas.Top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" Value="{Binding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VerticalOffset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ElementName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DropDownScrollViewer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061DD41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3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3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opaqueRect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Canvas.Left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" Value="{Binding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HorizontalOffset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ElementName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DropDownScrollViewer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415F01A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3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3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&lt;/Trigger&gt;</w:t>
              </w:r>
            </w:ins>
          </w:p>
          <w:p w14:paraId="74CE2D9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3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3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4B7EB3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3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3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EC7BCC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3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3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="ComboBoxTemplate"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0FA2EF2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4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4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&lt;Grid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="templateRoot"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="true"&gt;</w:t>
              </w:r>
            </w:ins>
          </w:p>
          <w:p w14:paraId="78BE37A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4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4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Grid.ColumnDefinitions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4693B1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4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4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ColumnDefinition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Width="*" /&gt;</w:t>
              </w:r>
            </w:ins>
          </w:p>
          <w:p w14:paraId="440C90E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4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4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ColumnDefinition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Width="0"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MinWidth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SystemParameters.VerticalScrollBarWidthKey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 /&gt;</w:t>
              </w:r>
            </w:ins>
          </w:p>
          <w:p w14:paraId="312107C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4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4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Grid.ColumnDefinitions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5B3426C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5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5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&lt;Popup</w:t>
              </w:r>
            </w:ins>
          </w:p>
          <w:p w14:paraId="7AC1413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5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5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="PART_Popup"</w:t>
              </w:r>
            </w:ins>
          </w:p>
          <w:p w14:paraId="62EFC46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5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5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Grid.ColumnSpan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="2"</w:t>
              </w:r>
            </w:ins>
          </w:p>
          <w:p w14:paraId="234E932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5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5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Margin="1"</w:t>
              </w:r>
            </w:ins>
          </w:p>
          <w:p w14:paraId="186F78E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5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5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AllowsTransparency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</w:t>
              </w:r>
            </w:ins>
          </w:p>
          <w:p w14:paraId="077D67C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6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6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IsOpen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IsDropDownOpen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Mode=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TwoWay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TemplatedParent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</w:t>
              </w:r>
            </w:ins>
          </w:p>
          <w:p w14:paraId="7102B91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6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6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Placement="Bottom"</w:t>
              </w:r>
            </w:ins>
          </w:p>
          <w:p w14:paraId="1083C75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6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6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PopupAnimation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SystemParameters.ComboBoxPopupAnimationKey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}}"&gt;</w:t>
              </w:r>
            </w:ins>
          </w:p>
          <w:p w14:paraId="2A82B3D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6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6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theme:SystemDropShadowChrome</w:t>
              </w:r>
              <w:proofErr w:type="spellEnd"/>
              <w:proofErr w:type="gramEnd"/>
            </w:ins>
          </w:p>
          <w:p w14:paraId="733AF0A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6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6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="shadow"</w:t>
              </w:r>
            </w:ins>
          </w:p>
          <w:p w14:paraId="372F794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7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7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MinWidth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ActualWidth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ElementName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templateRoot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334BA82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7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7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MaxHeight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MaxDropDownHeight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787F9FF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7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7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Color="Transparent"&gt;</w:t>
              </w:r>
            </w:ins>
          </w:p>
          <w:p w14:paraId="5328837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7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7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&lt;Border</w:t>
              </w:r>
            </w:ins>
          </w:p>
          <w:p w14:paraId="544984F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7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7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="dropDownBorder"</w:t>
              </w:r>
            </w:ins>
          </w:p>
          <w:p w14:paraId="237ECBC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8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8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Background="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MediumPurple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</w:t>
              </w:r>
            </w:ins>
          </w:p>
          <w:p w14:paraId="525D49A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8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8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="#FF6D26BA"</w:t>
              </w:r>
            </w:ins>
          </w:p>
          <w:p w14:paraId="5FE008E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8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8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="1"</w:t>
              </w:r>
            </w:ins>
          </w:p>
          <w:p w14:paraId="30C343D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8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8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CornerRadius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="5"&gt;</w:t>
              </w:r>
            </w:ins>
          </w:p>
          <w:p w14:paraId="4E0E5D7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8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8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="DropDownScrollViewer"&gt;</w:t>
              </w:r>
            </w:ins>
          </w:p>
          <w:p w14:paraId="1825116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9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9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&lt;Grid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="grid"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RenderOptions.ClearTypeHint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="Enabled"&gt;</w:t>
              </w:r>
            </w:ins>
          </w:p>
          <w:p w14:paraId="6118539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9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9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&lt;Canvas</w:t>
              </w:r>
            </w:ins>
          </w:p>
          <w:p w14:paraId="7D4C694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9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9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="canvas"</w:t>
              </w:r>
            </w:ins>
          </w:p>
          <w:p w14:paraId="7770A2C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9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9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Width="0"</w:t>
              </w:r>
            </w:ins>
          </w:p>
          <w:p w14:paraId="3722D88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89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89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Height="0"</w:t>
              </w:r>
            </w:ins>
          </w:p>
          <w:p w14:paraId="4ED8D01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0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0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="Left"</w:t>
              </w:r>
            </w:ins>
          </w:p>
          <w:p w14:paraId="6EB2D1A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0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0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="Top"&gt;</w:t>
              </w:r>
            </w:ins>
          </w:p>
          <w:p w14:paraId="5D22A7D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0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0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&lt;Rectangle</w:t>
              </w:r>
            </w:ins>
          </w:p>
          <w:p w14:paraId="158E0D1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0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0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="opaqueRect"</w:t>
              </w:r>
            </w:ins>
          </w:p>
          <w:p w14:paraId="059A173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0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0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    Width="{Binding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ActualWidth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ElementName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037927E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1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1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                            Height="{Binding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ActualHeight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ElementName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59FC354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1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1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    Fill="{Binding Background,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ElementName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3B951B1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1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1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&lt;/Canvas&gt;</w:t>
              </w:r>
            </w:ins>
          </w:p>
          <w:p w14:paraId="623D3EE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1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1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ItemsPresenter</w:t>
              </w:r>
              <w:proofErr w:type="spellEnd"/>
            </w:ins>
          </w:p>
          <w:p w14:paraId="62A4412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1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1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="ItemsPresenter"</w:t>
              </w:r>
            </w:ins>
          </w:p>
          <w:p w14:paraId="52641EF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2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2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KeyboardNavigation.DirectionalNavigation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="Contained"</w:t>
              </w:r>
            </w:ins>
          </w:p>
          <w:p w14:paraId="6605444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2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2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7319EB8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2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2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&lt;/Grid&gt;</w:t>
              </w:r>
            </w:ins>
          </w:p>
          <w:p w14:paraId="446D84A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2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2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88759E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2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2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&lt;/Border&gt;</w:t>
              </w:r>
            </w:ins>
          </w:p>
          <w:p w14:paraId="3B8FEAB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3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3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&lt;/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theme:SystemDropShadowChrome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B2BA65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3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3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&lt;/Popup&gt;</w:t>
              </w:r>
            </w:ins>
          </w:p>
          <w:p w14:paraId="74989B0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3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3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ToggleButton</w:t>
              </w:r>
              <w:proofErr w:type="spellEnd"/>
            </w:ins>
          </w:p>
          <w:p w14:paraId="1D8197A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3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3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="toggleButton"</w:t>
              </w:r>
            </w:ins>
          </w:p>
          <w:p w14:paraId="0FA35EE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3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3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Grid.ColumnSpan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="2"</w:t>
              </w:r>
            </w:ins>
          </w:p>
          <w:p w14:paraId="097C5BC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4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4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Background="{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Background}"</w:t>
              </w:r>
            </w:ins>
          </w:p>
          <w:p w14:paraId="02D87F1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4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4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46903A8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4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4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2621DDC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4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4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IsChecked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IsDropDownOpen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Mode=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TwoWay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={</w:t>
              </w:r>
              <w:proofErr w:type="spellStart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RelativeSource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TemplatedParent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</w:t>
              </w:r>
            </w:ins>
          </w:p>
          <w:p w14:paraId="7C4512F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4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4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Style="{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ComboBoxToggleButton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00F6B15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5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5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ContentPresenter</w:t>
              </w:r>
              <w:proofErr w:type="spellEnd"/>
            </w:ins>
          </w:p>
          <w:p w14:paraId="12FDC48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5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5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="contentPresenter"</w:t>
              </w:r>
            </w:ins>
          </w:p>
          <w:p w14:paraId="2C6A115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5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5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Margin="{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Padding}"</w:t>
              </w:r>
            </w:ins>
          </w:p>
          <w:p w14:paraId="7C27295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5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5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056955F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5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5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VerticalContentAlignment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3514C4A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6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6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Content="{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SelectionBoxItem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78C9B45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6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6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ContentStringFormat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SelectionBoxItemStringFormat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6D17DD0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6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6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ContentTemplate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SelectionBoxItemTemplate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4787E9C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6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6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ContentTemplateSelector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ItemTemplateSelector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4421529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6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6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IsHitTestVisible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="false"</w:t>
              </w:r>
            </w:ins>
          </w:p>
          <w:p w14:paraId="4D6A1AA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7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7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7A8D9AE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7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7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&lt;/Grid&gt;</w:t>
              </w:r>
            </w:ins>
          </w:p>
          <w:p w14:paraId="257BD9F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7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7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B65E15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7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7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&lt;Trigger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SourceName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PART_Popup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HasDropShadow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Value="true"&gt;</w:t>
              </w:r>
            </w:ins>
          </w:p>
          <w:p w14:paraId="2E820C0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7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7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="shadow" Property="Margin" Value="0,0,5,5" /&gt;</w:t>
              </w:r>
            </w:ins>
          </w:p>
          <w:p w14:paraId="4E13A74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8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8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="shadow" Property="Color" Value="#71000000" /&gt;</w:t>
              </w:r>
            </w:ins>
          </w:p>
          <w:p w14:paraId="630546F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8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8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&lt;/Trigger&gt;</w:t>
              </w:r>
            </w:ins>
          </w:p>
          <w:p w14:paraId="5C80CC2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8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8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HasItems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Value="false"&gt;</w:t>
              </w:r>
            </w:ins>
          </w:p>
          <w:p w14:paraId="542493C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8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8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dropDownBorder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Property="Height" Value="95" /&gt;</w:t>
              </w:r>
            </w:ins>
          </w:p>
          <w:p w14:paraId="1A4678E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8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8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&lt;/Trigger&gt;</w:t>
              </w:r>
            </w:ins>
          </w:p>
          <w:p w14:paraId="1C98616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9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9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CDD641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9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9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74559E9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9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9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&lt;Condition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IsGrouping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 /&gt;</w:t>
              </w:r>
            </w:ins>
          </w:p>
          <w:p w14:paraId="13B3128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9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9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&lt;Condition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VirtualizingPanel.IsVirtualizingWhenGrouping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 /&gt;</w:t>
              </w:r>
            </w:ins>
          </w:p>
          <w:p w14:paraId="57DB8E8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199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199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MultiTrigger.Conditions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CF6B83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0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0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ScrollViewer.CanContentScroll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 /&gt;</w:t>
              </w:r>
            </w:ins>
          </w:p>
          <w:p w14:paraId="4004F4A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0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0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MultiTrigger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92ACE7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0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0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&lt;Trigger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SourceName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DropDownScrollViewer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ScrollViewer.CanContentScroll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Value="false"&gt;</w:t>
              </w:r>
            </w:ins>
          </w:p>
          <w:p w14:paraId="1A3F614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0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0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opaqueRect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Canvas.Top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" Value="{Binding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VerticalOffset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ElementName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DropDownScrollViewer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0C82D30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0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0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opaqueRect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Canvas.Left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" Value="{Binding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HorizontalOffset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ElementName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DropDownScrollViewer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11E69A4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1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1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&lt;/Trigger&gt;</w:t>
              </w:r>
            </w:ins>
          </w:p>
          <w:p w14:paraId="56B9240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1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1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7A80E0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1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1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52E716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1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1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&lt;Style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="ComboBoxStyles"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}"&gt;</w:t>
              </w:r>
            </w:ins>
          </w:p>
          <w:p w14:paraId="01C0DD2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1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1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FocusVisualStyle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FocusVisual1}" /&gt;</w:t>
              </w:r>
            </w:ins>
          </w:p>
          <w:p w14:paraId="5EF1C4A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2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2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ComboBox.Static.Background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7C11916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2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2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ComboBox.Static.Border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49034A3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2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2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Property="Foreground"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>SystemColors.WindowTextBrushKey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 /&gt;</w:t>
              </w:r>
            </w:ins>
          </w:p>
          <w:p w14:paraId="1E433CA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2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2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Value="1" /&gt;</w:t>
              </w:r>
            </w:ins>
          </w:p>
          <w:p w14:paraId="147ACB9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2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2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ScrollViewer.HorizontalScrollBarVisibility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Value="Auto" /&gt;</w:t>
              </w:r>
            </w:ins>
          </w:p>
          <w:p w14:paraId="45E1B33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3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3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ScrollViewer.VerticalScrollBarVisibility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Value="Auto" /&gt;</w:t>
              </w:r>
            </w:ins>
          </w:p>
          <w:p w14:paraId="7EA5A19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3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3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Property="Padding" Value="6,3,5,3" /&gt;</w:t>
              </w:r>
            </w:ins>
          </w:p>
          <w:p w14:paraId="33342E4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3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3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ScrollViewer.CanContentScroll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 /&gt;</w:t>
              </w:r>
            </w:ins>
          </w:p>
          <w:p w14:paraId="73E0950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3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3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ScrollViewer.PanningMode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Value="Both" /&gt;</w:t>
              </w:r>
            </w:ins>
          </w:p>
          <w:p w14:paraId="09C2776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3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3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Stylus.IsFlicksEnabled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 /&gt;</w:t>
              </w:r>
            </w:ins>
          </w:p>
          <w:p w14:paraId="046B6B1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4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4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Property="Template"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27F7D51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4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4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Style.Triggers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69B7236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4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4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IsEditable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Value="true"&gt;</w:t>
              </w:r>
            </w:ins>
          </w:p>
          <w:p w14:paraId="31D71CC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4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4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IsTabStop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 /&gt;</w:t>
              </w:r>
            </w:ins>
          </w:p>
          <w:p w14:paraId="24772A9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4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4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Property="Padding" Value="2" /&gt;</w:t>
              </w:r>
            </w:ins>
          </w:p>
          <w:p w14:paraId="0AAA0D8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5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5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&lt;Setter Property="Template"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ComboBoxEditableTemplate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38D65EC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5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5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&lt;/Trigger&gt;</w:t>
              </w:r>
            </w:ins>
          </w:p>
          <w:p w14:paraId="12FF6EA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5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5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Style.Triggers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6C4505D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5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5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&lt;/Style&gt;</w:t>
              </w:r>
            </w:ins>
          </w:p>
          <w:p w14:paraId="2EFEB92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5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5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&lt;Style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="FocusVisual"&gt;</w:t>
              </w:r>
            </w:ins>
          </w:p>
          <w:p w14:paraId="7D125DF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6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6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Control.Template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"&gt;</w:t>
              </w:r>
            </w:ins>
          </w:p>
          <w:p w14:paraId="44ACBC0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6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6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Setter.Value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1B641F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6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6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80D906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6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6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&lt;Rectangle</w:t>
              </w:r>
            </w:ins>
          </w:p>
          <w:p w14:paraId="7B687F1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6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6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Margin="2"</w:t>
              </w:r>
            </w:ins>
          </w:p>
          <w:p w14:paraId="72DFF1B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7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7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</w:t>
              </w:r>
            </w:ins>
          </w:p>
          <w:p w14:paraId="1447DB7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7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7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Stroke="{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SystemColors.ControlTextBrushKey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</w:t>
              </w:r>
            </w:ins>
          </w:p>
          <w:p w14:paraId="23BAEE5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7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7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StrokeDashArray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 2"</w:t>
              </w:r>
            </w:ins>
          </w:p>
          <w:p w14:paraId="555693D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7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7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StrokeThickness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="1" /&gt;</w:t>
              </w:r>
            </w:ins>
          </w:p>
          <w:p w14:paraId="7571775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7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7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CFC2A3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8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8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Setter.Value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10EC18C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8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8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&lt;/Setter&gt;</w:t>
              </w:r>
            </w:ins>
          </w:p>
          <w:p w14:paraId="4C7F8F3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8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8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&lt;/Style&gt;</w:t>
              </w:r>
            </w:ins>
          </w:p>
          <w:p w14:paraId="54A613A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8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8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="Button.Static.Background" Color="#FFDDDDDD" /&gt;</w:t>
              </w:r>
            </w:ins>
          </w:p>
          <w:p w14:paraId="024D1CB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8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8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="Button.Static.Border" Color="#FF707070" /&gt;</w:t>
              </w:r>
            </w:ins>
          </w:p>
          <w:p w14:paraId="6352E4D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9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9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="Button.MouseOver.Background" Color="#FFBEE6FD" /&gt;</w:t>
              </w:r>
            </w:ins>
          </w:p>
          <w:p w14:paraId="7E2279A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9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9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="Button.MouseOver.Border" Color="#FF3C7FB1" /&gt;</w:t>
              </w:r>
            </w:ins>
          </w:p>
          <w:p w14:paraId="0BA0FEB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9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9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="Button.Pressed.Background" Color="#FFC4E5F6" /&gt;</w:t>
              </w:r>
            </w:ins>
          </w:p>
          <w:p w14:paraId="3A5780A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9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9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="Button.Pressed.Border" Color="#FF2C628B" /&gt;</w:t>
              </w:r>
            </w:ins>
          </w:p>
          <w:p w14:paraId="49F0456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09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09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="Button.Disabled.Background" Color="#FFF4F4F4" /&gt;</w:t>
              </w:r>
            </w:ins>
          </w:p>
          <w:p w14:paraId="21A3C1C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0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0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="Button.Disabled.Border" Color="#FFADB2B5" /&gt;</w:t>
              </w:r>
            </w:ins>
          </w:p>
          <w:p w14:paraId="224EF4E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0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0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SolidColorBrush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="Button.Disabled.Foreground" Color="#FF838383" /&gt;</w:t>
              </w:r>
            </w:ins>
          </w:p>
          <w:p w14:paraId="4A16C99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0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0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&lt;Style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x:Key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="ButtonStyles"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Button}"&gt;</w:t>
              </w:r>
            </w:ins>
          </w:p>
          <w:p w14:paraId="6740871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0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0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FocusVisualStyle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FocusVisual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318C348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0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0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Button.Static.Background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6AC82CC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1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1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Button.Static.Border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1C6BCE2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1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1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Property="Foreground"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SystemColors.ControlTextBrushKey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 /&gt;</w:t>
              </w:r>
            </w:ins>
          </w:p>
          <w:p w14:paraId="6ED0769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1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1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Value="1" /&gt;</w:t>
              </w:r>
            </w:ins>
          </w:p>
          <w:p w14:paraId="4E63A46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1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1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Value="Center" /&gt;</w:t>
              </w:r>
            </w:ins>
          </w:p>
          <w:p w14:paraId="5FA6D9F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1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1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VerticalContentAlignment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Value="Center" /&gt;</w:t>
              </w:r>
            </w:ins>
          </w:p>
          <w:p w14:paraId="1F04845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2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2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Property="Padding" Value="1" /&gt;</w:t>
              </w:r>
            </w:ins>
          </w:p>
          <w:p w14:paraId="0B55CC8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2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2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&lt;Setter Property="Template"&gt;</w:t>
              </w:r>
            </w:ins>
          </w:p>
          <w:p w14:paraId="759354F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2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2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Setter.Value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02F7B5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2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2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TargetType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x:Type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Button}"&gt;</w:t>
              </w:r>
            </w:ins>
          </w:p>
          <w:p w14:paraId="289BC34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2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2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&lt;Border</w:t>
              </w:r>
            </w:ins>
          </w:p>
          <w:p w14:paraId="7AA01CC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3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3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</w:t>
              </w:r>
            </w:ins>
          </w:p>
          <w:p w14:paraId="6B7C631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3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3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Background="{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Background}"</w:t>
              </w:r>
            </w:ins>
          </w:p>
          <w:p w14:paraId="1DF26C1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3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3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782A204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3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3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BorderThickness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0325F14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3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3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CornerRadius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="5"</w:t>
              </w:r>
            </w:ins>
          </w:p>
          <w:p w14:paraId="61A7142D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4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4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="true"&gt;</w:t>
              </w:r>
            </w:ins>
          </w:p>
          <w:p w14:paraId="61BDF03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4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4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ContentPresenter</w:t>
              </w:r>
              <w:proofErr w:type="spellEnd"/>
            </w:ins>
          </w:p>
          <w:p w14:paraId="4EB4839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4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4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x:Name</w:t>
              </w:r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="contentPresenter"</w:t>
              </w:r>
            </w:ins>
          </w:p>
          <w:p w14:paraId="7E28C7A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4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4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Margin="{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Padding}"</w:t>
              </w:r>
            </w:ins>
          </w:p>
          <w:p w14:paraId="7D80AB1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4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4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HorizontalContentAlignment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4C312FC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5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5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VerticalAlignment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>VerticalContentAlignment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</w:t>
              </w:r>
            </w:ins>
          </w:p>
          <w:p w14:paraId="1603DB9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5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5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Focusable="False"</w:t>
              </w:r>
            </w:ins>
          </w:p>
          <w:p w14:paraId="2D0AE21B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5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5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RecognizesAccessKey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="True"</w:t>
              </w:r>
            </w:ins>
          </w:p>
          <w:p w14:paraId="1590E18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5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5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TemplateBinding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SnapsToDevicePixels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7228C8F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5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5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&lt;/Border&gt;</w:t>
              </w:r>
            </w:ins>
          </w:p>
          <w:p w14:paraId="21B28C2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6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6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59B7F86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6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6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IsDefaulted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Value="true"&gt;</w:t>
              </w:r>
            </w:ins>
          </w:p>
          <w:p w14:paraId="01C17CC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6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6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DynamicResource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{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x:Static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SystemColors.HighlightBrushKey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}}" /&gt;</w:t>
              </w:r>
            </w:ins>
          </w:p>
          <w:p w14:paraId="76DBE32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6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6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&lt;/Trigger&gt;</w:t>
              </w:r>
            </w:ins>
          </w:p>
          <w:p w14:paraId="6CA7719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6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6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IsMouseOver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Value="true"&gt;</w:t>
              </w:r>
            </w:ins>
          </w:p>
          <w:p w14:paraId="6EBCC361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7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7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Button.MouseOver.Background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5AA05C3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7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7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Button.MouseOver.Border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54FFA80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7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7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&lt;/Trigger&gt;</w:t>
              </w:r>
            </w:ins>
          </w:p>
          <w:p w14:paraId="6EDE689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7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7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IsPressed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Value="true"&gt;</w:t>
              </w:r>
            </w:ins>
          </w:p>
          <w:p w14:paraId="655F4457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7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7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Button.Pressed.Background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12CDB592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8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8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Button.Pressed.Border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78BB4E18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8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8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&lt;/Trigger&gt;</w:t>
              </w:r>
            </w:ins>
          </w:p>
          <w:p w14:paraId="44AFE76E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8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8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&lt;Trigger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IsEnabled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Value="false"&gt;</w:t>
              </w:r>
            </w:ins>
          </w:p>
          <w:p w14:paraId="2B4E326A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8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8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 Property="Background"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Button.Disabled.Background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71F0E2F9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8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8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="border"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BorderBrush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Button.Disabled.Border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41405BD3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9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9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&lt;Setter 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TargetName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contentPresenter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Property="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TextElement.Foreground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 Value="{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StaticResource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proofErr w:type="gram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Button.Disabled.Foreground</w:t>
              </w:r>
              <w:proofErr w:type="spellEnd"/>
              <w:proofErr w:type="gram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}" /&gt;</w:t>
              </w:r>
            </w:ins>
          </w:p>
          <w:p w14:paraId="5D0F80BF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9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9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&lt;/Trigger&gt;</w:t>
              </w:r>
            </w:ins>
          </w:p>
          <w:p w14:paraId="36CB0A16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94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95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ControlTemplate.Triggers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264EBAA5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96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97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ControlTemplate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355B1ED0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198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199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Setter.Value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  <w:p w14:paraId="03B9E75C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200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01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&lt;/Setter&gt;</w:t>
              </w:r>
            </w:ins>
          </w:p>
          <w:p w14:paraId="0DED6714" w14:textId="77777777" w:rsidR="00C318CF" w:rsidRPr="00C318CF" w:rsidRDefault="00C318CF" w:rsidP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202" w:author="Shadow Wolf" w:date="2023-05-10T12:17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03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&lt;/Style&gt;</w:t>
              </w:r>
            </w:ins>
          </w:p>
          <w:p w14:paraId="2840A3AB" w14:textId="679815A6" w:rsidR="00C318CF" w:rsidRDefault="00C318CF">
            <w:pPr>
              <w:autoSpaceDE w:val="0"/>
              <w:autoSpaceDN w:val="0"/>
              <w:adjustRightInd w:val="0"/>
              <w:ind w:firstLine="0"/>
              <w:jc w:val="left"/>
              <w:rPr>
                <w:ins w:id="2204" w:author="Shadow Wolf" w:date="2023-05-10T12:17:00Z"/>
                <w:lang w:val="en-US"/>
              </w:rPr>
              <w:pPrChange w:id="2205" w:author="Shadow Wolf" w:date="2023-05-10T12:17:00Z">
                <w:pPr>
                  <w:pStyle w:val="a0"/>
                  <w:ind w:firstLine="0"/>
                </w:pPr>
              </w:pPrChange>
            </w:pPr>
            <w:ins w:id="2206" w:author="Shadow Wolf" w:date="2023-05-10T12:17:00Z"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&lt;/</w:t>
              </w:r>
              <w:proofErr w:type="spellStart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ResourceDictionary</w:t>
              </w:r>
              <w:proofErr w:type="spellEnd"/>
              <w:r w:rsidRPr="00C318CF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</w:t>
              </w:r>
            </w:ins>
          </w:p>
        </w:tc>
      </w:tr>
    </w:tbl>
    <w:p w14:paraId="66A8147F" w14:textId="77777777" w:rsidR="00C318CF" w:rsidRDefault="00C318CF" w:rsidP="00C318CF">
      <w:pPr>
        <w:pStyle w:val="a"/>
        <w:numPr>
          <w:ilvl w:val="0"/>
          <w:numId w:val="0"/>
        </w:numPr>
        <w:jc w:val="center"/>
        <w:rPr>
          <w:ins w:id="2207" w:author="Shadow Wolf" w:date="2023-05-10T12:19:00Z"/>
        </w:rPr>
      </w:pPr>
      <w:bookmarkStart w:id="2208" w:name="_Toc102315910"/>
    </w:p>
    <w:p w14:paraId="4C70F063" w14:textId="24A84692" w:rsidR="00C318CF" w:rsidRDefault="00C318CF" w:rsidP="00C318CF">
      <w:pPr>
        <w:pStyle w:val="a"/>
        <w:numPr>
          <w:ilvl w:val="0"/>
          <w:numId w:val="0"/>
        </w:numPr>
        <w:jc w:val="center"/>
        <w:rPr>
          <w:ins w:id="2209" w:author="Shadow Wolf" w:date="2023-05-10T12:18:00Z"/>
        </w:rPr>
      </w:pPr>
      <w:ins w:id="2210" w:author="Shadow Wolf" w:date="2023-05-10T12:18:00Z">
        <w:r>
          <w:t>ПРИЛОЖЕНИЕ</w:t>
        </w:r>
        <w:r w:rsidRPr="00C318CF">
          <w:rPr>
            <w:rPrChange w:id="2211" w:author="Shadow Wolf" w:date="2023-05-10T12:19:00Z">
              <w:rPr>
                <w:lang w:val="en-US"/>
              </w:rPr>
            </w:rPrChange>
          </w:rPr>
          <w:t xml:space="preserve"> </w:t>
        </w:r>
        <w:r>
          <w:t>Б</w:t>
        </w:r>
        <w:bookmarkEnd w:id="2208"/>
      </w:ins>
    </w:p>
    <w:p w14:paraId="23C2DE4F" w14:textId="5177A5AB" w:rsidR="00C318CF" w:rsidRPr="001301DC" w:rsidRDefault="00C318CF">
      <w:pPr>
        <w:pStyle w:val="a0"/>
        <w:ind w:firstLine="0"/>
        <w:jc w:val="center"/>
        <w:rPr>
          <w:ins w:id="2212" w:author="Shadow Wolf" w:date="2023-05-10T12:18:00Z"/>
          <w:rPrChange w:id="2213" w:author="Shadow Wolf" w:date="2023-05-10T12:55:00Z">
            <w:rPr>
              <w:ins w:id="2214" w:author="Shadow Wolf" w:date="2023-05-10T12:18:00Z"/>
              <w:lang w:val="en-US"/>
            </w:rPr>
          </w:rPrChange>
        </w:rPr>
      </w:pPr>
      <w:ins w:id="2215" w:author="Shadow Wolf" w:date="2023-05-10T12:18:00Z">
        <w:r>
          <w:t>Файл</w:t>
        </w:r>
        <w:r w:rsidRPr="00A32D1A">
          <w:t xml:space="preserve"> </w:t>
        </w:r>
      </w:ins>
      <w:proofErr w:type="spellStart"/>
      <w:ins w:id="2216" w:author="Shadow Wolf" w:date="2023-05-10T12:19:00Z">
        <w:r>
          <w:t>Файл</w:t>
        </w:r>
        <w:proofErr w:type="spellEnd"/>
        <w:r w:rsidRPr="001301DC">
          <w:rPr>
            <w:rPrChange w:id="2217" w:author="Shadow Wolf" w:date="2023-05-10T12:55:00Z">
              <w:rPr>
                <w:lang w:val="en-US"/>
              </w:rPr>
            </w:rPrChange>
          </w:rPr>
          <w:t xml:space="preserve"> </w:t>
        </w:r>
        <w:proofErr w:type="spellStart"/>
        <w:r>
          <w:rPr>
            <w:lang w:val="en-US"/>
          </w:rPr>
          <w:t>MainWindow</w:t>
        </w:r>
        <w:proofErr w:type="spellEnd"/>
        <w:r w:rsidRPr="001301DC">
          <w:rPr>
            <w:rPrChange w:id="2218" w:author="Shadow Wolf" w:date="2023-05-10T12:55:00Z">
              <w:rPr>
                <w:lang w:val="en-US"/>
              </w:rPr>
            </w:rPrChange>
          </w:rPr>
          <w:t>.</w:t>
        </w:r>
        <w:proofErr w:type="spellStart"/>
        <w:r>
          <w:rPr>
            <w:lang w:val="en-US"/>
          </w:rPr>
          <w:t>xaml</w:t>
        </w:r>
      </w:ins>
      <w:proofErr w:type="spellEnd"/>
      <w:ins w:id="2219" w:author="Shadow Wolf" w:date="2023-05-10T12:18:00Z">
        <w:r w:rsidRPr="00A32D1A">
          <w:t>.</w:t>
        </w:r>
        <w:r>
          <w:rPr>
            <w:lang w:val="en-US"/>
          </w:rPr>
          <w:t>cs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301DC" w:rsidRPr="0004569D" w14:paraId="3115275D" w14:textId="77777777" w:rsidTr="0004569D">
        <w:trPr>
          <w:ins w:id="2220" w:author="Shadow Wolf" w:date="2023-05-10T12:55:00Z"/>
        </w:trPr>
        <w:tc>
          <w:tcPr>
            <w:tcW w:w="9345" w:type="dxa"/>
          </w:tcPr>
          <w:p w14:paraId="741EF57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2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2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using System;</w:t>
              </w:r>
            </w:ins>
          </w:p>
          <w:p w14:paraId="62BCDA2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2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2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System.Collections.Generic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020931D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2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2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System.Linq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35C965F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2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2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0A586C7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2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3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System.Threading.Tasks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7D45547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3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3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System.Windows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67C6272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3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3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System.Windows.Controls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37D8FFC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3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3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System.Windows.Data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1AD92B6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3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3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System.Windows.Documents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18627AB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3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4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System.Windows.Input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150A7AB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4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4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System.Windows.Media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4E12E68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4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4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System.Windows.Media.Imaging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46234C7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4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4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System.Windows.Navigation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5338851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4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4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System.Windows.Shapes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3A5758E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4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5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System.Diagnostics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43F9F4E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5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5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using Microsoft.Win32;</w:t>
              </w:r>
            </w:ins>
          </w:p>
          <w:p w14:paraId="67340B3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5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5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using System.IO;</w:t>
              </w:r>
            </w:ins>
          </w:p>
          <w:p w14:paraId="52A0298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5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5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static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System.Net.Mime.MediaTypeNames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65652DD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5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5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using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System.Numerics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759CE4E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5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1F07450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6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6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namespace Keccak</w:t>
              </w:r>
            </w:ins>
          </w:p>
          <w:p w14:paraId="74F0950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6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6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{</w:t>
              </w:r>
            </w:ins>
          </w:p>
          <w:p w14:paraId="4C922C2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6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6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/// &lt;summary&gt;</w:t>
              </w:r>
            </w:ins>
          </w:p>
          <w:p w14:paraId="1EB56CE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6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6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/// Interaction logic for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MainWindow.xaml</w:t>
              </w:r>
              <w:proofErr w:type="spellEnd"/>
            </w:ins>
          </w:p>
          <w:p w14:paraId="31208AE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6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6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/// &lt;/summary&gt;</w:t>
              </w:r>
            </w:ins>
          </w:p>
          <w:p w14:paraId="487C97D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7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7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public partial class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MainWindow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: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Window</w:t>
              </w:r>
            </w:ins>
          </w:p>
          <w:p w14:paraId="6EDA764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7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7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{</w:t>
              </w:r>
            </w:ins>
          </w:p>
          <w:p w14:paraId="4DF8C48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7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7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static void swap&lt;T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ref T a, ref T b)</w:t>
              </w:r>
            </w:ins>
          </w:p>
          <w:p w14:paraId="5B98728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7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7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026F0FD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7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7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T temp = a;</w:t>
              </w:r>
            </w:ins>
          </w:p>
          <w:p w14:paraId="79C09B8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8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8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a = b;</w:t>
              </w:r>
            </w:ins>
          </w:p>
          <w:p w14:paraId="6D1B68C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8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8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b = temp;</w:t>
              </w:r>
            </w:ins>
          </w:p>
          <w:p w14:paraId="4F8E957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8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8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2C080E7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8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8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static UInt64[] RC =</w:t>
              </w:r>
            </w:ins>
          </w:p>
          <w:p w14:paraId="4C1F626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8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8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{</w:t>
              </w:r>
            </w:ins>
          </w:p>
          <w:p w14:paraId="6B0E5F8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9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9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0x0000000000000001,</w:t>
              </w:r>
            </w:ins>
          </w:p>
          <w:p w14:paraId="2173D00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9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9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0x0000000000008082,</w:t>
              </w:r>
            </w:ins>
          </w:p>
          <w:p w14:paraId="72FF89E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9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9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0x800000000000808A,</w:t>
              </w:r>
            </w:ins>
          </w:p>
          <w:p w14:paraId="505A776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9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9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0x8000000080008000,</w:t>
              </w:r>
            </w:ins>
          </w:p>
          <w:p w14:paraId="39A46B0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29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29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0x000000000000808B,</w:t>
              </w:r>
            </w:ins>
          </w:p>
          <w:p w14:paraId="73AB1B5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0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0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0x0000000080000001,</w:t>
              </w:r>
            </w:ins>
          </w:p>
          <w:p w14:paraId="06441DF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0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0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0x8000000080008081,</w:t>
              </w:r>
            </w:ins>
          </w:p>
          <w:p w14:paraId="7E3D517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0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0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0x8000000000008009,</w:t>
              </w:r>
            </w:ins>
          </w:p>
          <w:p w14:paraId="116BDEF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0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0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0x000000000000008A,</w:t>
              </w:r>
            </w:ins>
          </w:p>
          <w:p w14:paraId="72553FD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0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0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0x0000000000000088,</w:t>
              </w:r>
            </w:ins>
          </w:p>
          <w:p w14:paraId="4B7EBE9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1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1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0x0000000080008009,</w:t>
              </w:r>
            </w:ins>
          </w:p>
          <w:p w14:paraId="5863B77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1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1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0x000000008000000A,</w:t>
              </w:r>
            </w:ins>
          </w:p>
          <w:p w14:paraId="048365E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1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1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0x000000008000808B,</w:t>
              </w:r>
            </w:ins>
          </w:p>
          <w:p w14:paraId="3FE8C51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1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1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0x800000000000008B,</w:t>
              </w:r>
            </w:ins>
          </w:p>
          <w:p w14:paraId="5FDE582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1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1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0x8000000000008089,</w:t>
              </w:r>
            </w:ins>
          </w:p>
          <w:p w14:paraId="6FE8A49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2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2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0x8000000000008003,</w:t>
              </w:r>
            </w:ins>
          </w:p>
          <w:p w14:paraId="4AFFE9B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2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2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0x8000000000008002,</w:t>
              </w:r>
            </w:ins>
          </w:p>
          <w:p w14:paraId="56B5BA7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2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2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0x8000000000000080,</w:t>
              </w:r>
            </w:ins>
          </w:p>
          <w:p w14:paraId="14BF4EC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2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2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0x000000000000800A,</w:t>
              </w:r>
            </w:ins>
          </w:p>
          <w:p w14:paraId="0A3E298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2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2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0x800000008000000A,</w:t>
              </w:r>
            </w:ins>
          </w:p>
          <w:p w14:paraId="0DCCA00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3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3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0x8000000080008081,</w:t>
              </w:r>
            </w:ins>
          </w:p>
          <w:p w14:paraId="7E22E60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3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3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0x8000000000008080,</w:t>
              </w:r>
            </w:ins>
          </w:p>
          <w:p w14:paraId="1BE0A0E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3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3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0x0000000080000001,</w:t>
              </w:r>
            </w:ins>
          </w:p>
          <w:p w14:paraId="138A3EB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3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3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0x8000000080008008</w:t>
              </w:r>
            </w:ins>
          </w:p>
          <w:p w14:paraId="39941F0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3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3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};</w:t>
              </w:r>
            </w:ins>
          </w:p>
          <w:p w14:paraId="0276829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4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177CC62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4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4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static UInt16[,] shift = {</w:t>
              </w:r>
            </w:ins>
          </w:p>
          <w:p w14:paraId="28CAA43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4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4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{0,36,3,41,18},</w:t>
              </w:r>
            </w:ins>
          </w:p>
          <w:p w14:paraId="010A4E2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4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4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{1,44,10,45,2},</w:t>
              </w:r>
            </w:ins>
          </w:p>
          <w:p w14:paraId="03654A9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4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4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{62,6,43,15,61},</w:t>
              </w:r>
            </w:ins>
          </w:p>
          <w:p w14:paraId="5FEC736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4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5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{28,55,25,21,56},</w:t>
              </w:r>
            </w:ins>
          </w:p>
          <w:p w14:paraId="0D1514B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5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5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{27,20,39,8,14}</w:t>
              </w:r>
            </w:ins>
          </w:p>
          <w:p w14:paraId="7CC9861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5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5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};</w:t>
              </w:r>
            </w:ins>
          </w:p>
          <w:p w14:paraId="5A298AE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5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06C3820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5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5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const UInt16 b = 200; //state string length in bytes</w:t>
              </w:r>
            </w:ins>
          </w:p>
          <w:p w14:paraId="1560683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5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5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const UInt16 w =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sizeof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UInt64); //word length in bytes</w:t>
              </w:r>
            </w:ins>
          </w:p>
          <w:p w14:paraId="2E8BC54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6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6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const UInt16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24;</w:t>
              </w:r>
            </w:ins>
          </w:p>
          <w:p w14:paraId="431B00F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6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6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const UInt16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5; //state string dimension size</w:t>
              </w:r>
            </w:ins>
          </w:p>
          <w:p w14:paraId="7E00DFF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6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6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static UInt16 d; // hash length in bytes</w:t>
              </w:r>
            </w:ins>
          </w:p>
          <w:p w14:paraId="029CF79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6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6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static UInt16 r; // sponge rate in bytes</w:t>
              </w:r>
            </w:ins>
          </w:p>
          <w:p w14:paraId="5AD28B2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6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6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static UInt16 c; //sponge capacity in bytes</w:t>
              </w:r>
            </w:ins>
          </w:p>
          <w:p w14:paraId="5A3165A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7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416C77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7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7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static void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Pad(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Stack&lt;char&gt; M)</w:t>
              </w:r>
            </w:ins>
          </w:p>
          <w:p w14:paraId="68EFC2E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7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7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5113FB9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7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7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if (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M.Count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 % r == r - 1)</w:t>
              </w:r>
            </w:ins>
          </w:p>
          <w:p w14:paraId="06A8B9F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7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7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11F3CD5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7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8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M.Push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((char)0x81);</w:t>
              </w:r>
            </w:ins>
          </w:p>
          <w:p w14:paraId="511A5A4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8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8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7B071CE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8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8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else</w:t>
              </w:r>
            </w:ins>
          </w:p>
          <w:p w14:paraId="5AEDB1F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8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8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6BD088D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8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8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zeroes_amount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r - (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M.Count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 % r) - 2;</w:t>
              </w:r>
            </w:ins>
          </w:p>
          <w:p w14:paraId="3A1FCBC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8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70DA237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9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9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M.Push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((char)0x01);</w:t>
              </w:r>
            </w:ins>
          </w:p>
          <w:p w14:paraId="7B8F0AE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9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A14FC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9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9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zeroes_amount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7C7D55E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9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9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{</w:t>
              </w:r>
            </w:ins>
          </w:p>
          <w:p w14:paraId="6F54B6D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9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39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M.Push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((char)0x00);</w:t>
              </w:r>
            </w:ins>
          </w:p>
          <w:p w14:paraId="1FF713C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39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0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}</w:t>
              </w:r>
            </w:ins>
          </w:p>
          <w:p w14:paraId="64BE594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0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757434D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0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0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M.Push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((char)0x80);</w:t>
              </w:r>
            </w:ins>
          </w:p>
          <w:p w14:paraId="061CD8F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0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0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1BBCCEC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0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0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3556827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0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2D7C99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0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1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static void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ref UInt64[,] S)</w:t>
              </w:r>
            </w:ins>
          </w:p>
          <w:p w14:paraId="3B5DDF8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1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1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1B551BE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1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1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round_number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round_number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round_number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2B1D43C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1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1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1CBE7D6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1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1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UInt64[] C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{ 0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0, 0, 0, 0 };</w:t>
              </w:r>
            </w:ins>
          </w:p>
          <w:p w14:paraId="52DE2DF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1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2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UInt64[] D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{ 0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0, 0, 0, 0 };</w:t>
              </w:r>
            </w:ins>
          </w:p>
          <w:p w14:paraId="30962A2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2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2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UInt64[,] B = new UInt64[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0BDB262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2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2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715485A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2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2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52985AC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2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2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0;</w:t>
              </w:r>
            </w:ins>
          </w:p>
          <w:p w14:paraId="39DFF2C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2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F720F7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3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3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///THETA STEP///</w:t>
              </w:r>
            </w:ins>
          </w:p>
          <w:p w14:paraId="35C736A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3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3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3688348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3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3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C[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0]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1]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2]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3]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4];</w:t>
              </w:r>
            </w:ins>
          </w:p>
          <w:p w14:paraId="2254F28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3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FE998D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3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3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2F9A0C0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3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4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D[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+ 4) %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^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cyclicShift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(C[(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+ 1) % 5], 1);</w:t>
              </w:r>
            </w:ins>
          </w:p>
          <w:p w14:paraId="43CB8BA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4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72B896B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4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4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2E7A2A7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4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4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1FBCF91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4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4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 D[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2FADC97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4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16C4B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4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5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///RHO &amp; PI STEPS///</w:t>
              </w:r>
            </w:ins>
          </w:p>
          <w:p w14:paraId="39850B8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5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5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40170CB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5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5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4F505CF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5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5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j, (2 *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+ 3 * j) % 5]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cyclicShift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j], shift[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j]);</w:t>
              </w:r>
            </w:ins>
          </w:p>
          <w:p w14:paraId="590B534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5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87E6E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5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5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///CHI STEP///</w:t>
              </w:r>
            </w:ins>
          </w:p>
          <w:p w14:paraId="52B1E04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6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6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0CF675D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6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6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66127AD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6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6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B[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 ((~B[(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+ 1) % 5, j]) &amp; B[(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+ 2) % 5, j]);</w:t>
              </w:r>
            </w:ins>
          </w:p>
          <w:p w14:paraId="6E00430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6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1B176B9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6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6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///IOTA STEP///</w:t>
              </w:r>
            </w:ins>
          </w:p>
          <w:p w14:paraId="6C87147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6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7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0, 0] = S[0, 0] ^ RC[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round_number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1528CAD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7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7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58FA30C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7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7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112F507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7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F2EA1D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7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7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static UInt64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cyclicShift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UInt64 word, int n)</w:t>
              </w:r>
            </w:ins>
          </w:p>
          <w:p w14:paraId="1B03D9A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7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7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7DC18AA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8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8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n = n % (8 * w);</w:t>
              </w:r>
            </w:ins>
          </w:p>
          <w:p w14:paraId="04F0D7E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8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8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return ((word &lt;&lt; n) | (word &gt;&gt; (8 * w - n)));</w:t>
              </w:r>
            </w:ins>
          </w:p>
          <w:p w14:paraId="269670A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8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8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746BE2E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8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69EC688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8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8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static UInt64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[][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 charMessageToUInt64Words(Stack&lt;char&gt; M)</w:t>
              </w:r>
            </w:ins>
          </w:p>
          <w:p w14:paraId="2D73985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8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9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46A8983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9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9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padded_message_length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M.Count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();</w:t>
              </w:r>
            </w:ins>
          </w:p>
          <w:p w14:paraId="4CE3BEC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9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819F75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9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9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//message represented in blocks of b bytes length</w:t>
              </w:r>
            </w:ins>
          </w:p>
          <w:p w14:paraId="7732766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9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49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UInt64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[][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 P = new UInt64[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padded_message_length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/ r][];</w:t>
              </w:r>
            </w:ins>
          </w:p>
          <w:p w14:paraId="65F6522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9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5BA3CC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49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0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padded_message_length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/ r;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44BA178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0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0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322648B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0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0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P[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 = new UInt64[b / w];</w:t>
              </w:r>
            </w:ins>
          </w:p>
          <w:p w14:paraId="01C0CC8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0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C724EE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0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0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j = 0; j &lt; b / w;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2849A5D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0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0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P[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][j] = 0;</w:t>
              </w:r>
            </w:ins>
          </w:p>
          <w:p w14:paraId="2C6B591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1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D4554C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1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1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j = 0; j &lt; r / w;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57D1D0B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1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1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{</w:t>
              </w:r>
            </w:ins>
          </w:p>
          <w:p w14:paraId="27421EA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1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1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//writing first r bytes to Pi block</w:t>
              </w:r>
            </w:ins>
          </w:p>
          <w:p w14:paraId="2E9EE2C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1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1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for (int _byte = 0; _byte &lt; w; _byte++)</w:t>
              </w:r>
            </w:ins>
          </w:p>
          <w:p w14:paraId="206DEA2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1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2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P[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][j] = (P[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][j] &lt;&lt; w) |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M.Pop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();</w:t>
              </w:r>
            </w:ins>
          </w:p>
          <w:p w14:paraId="33BC53B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2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2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    }</w:t>
              </w:r>
            </w:ins>
          </w:p>
          <w:p w14:paraId="5AE4C89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2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15EFD6F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2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2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//reversing written bytes order </w:t>
              </w:r>
            </w:ins>
          </w:p>
          <w:p w14:paraId="2D15BB1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2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2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Array.Reverse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(P[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], 0, r / w);</w:t>
              </w:r>
            </w:ins>
          </w:p>
          <w:p w14:paraId="35B7052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2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2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494E3C1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3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963B5F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3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3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//reversing blocks order </w:t>
              </w:r>
            </w:ins>
          </w:p>
          <w:p w14:paraId="6148916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3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3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Array.Reverse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(P);</w:t>
              </w:r>
            </w:ins>
          </w:p>
          <w:p w14:paraId="37FE2F7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3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D700AC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3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3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return P;</w:t>
              </w:r>
            </w:ins>
          </w:p>
          <w:p w14:paraId="3E5940C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3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3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011670F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4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4F7FAA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4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4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static string uInt64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ArrayToHexString(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UInt64[] result)</w:t>
              </w:r>
            </w:ins>
          </w:p>
          <w:p w14:paraId="4857095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4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4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4E0D666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4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4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string Z = "";</w:t>
              </w:r>
            </w:ins>
          </w:p>
          <w:p w14:paraId="731D7E0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4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4D79279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4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4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result.Length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3BEFA8B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5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5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Z += BitConverter.ToString(BitConverter.GetBytes(result[i]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).ToArray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()).Replace("-", "");</w:t>
              </w:r>
            </w:ins>
          </w:p>
          <w:p w14:paraId="742923F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5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6954A0C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5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5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return Z;</w:t>
              </w:r>
            </w:ins>
          </w:p>
          <w:p w14:paraId="6EA7DB9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5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5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38A0E52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5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0F84288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5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5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static string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createHashOf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string message, UInt16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hash_length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5C141D6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6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6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0AB81DF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6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6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switch 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hash_length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5462F6C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6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6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73A327C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6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6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case 224: r = 1156; c = 448; break;</w:t>
              </w:r>
            </w:ins>
          </w:p>
          <w:p w14:paraId="55391F0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6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6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case 256: r = 1088; c = 512; break;</w:t>
              </w:r>
            </w:ins>
          </w:p>
          <w:p w14:paraId="0B6862E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7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7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case 384: r = 832; c = 768; break;</w:t>
              </w:r>
            </w:ins>
          </w:p>
          <w:p w14:paraId="3EA802F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7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7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case 512: r = 576; c = 1024; break;</w:t>
              </w:r>
            </w:ins>
          </w:p>
          <w:p w14:paraId="4E8610D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7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7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0841363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7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48CAA11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7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7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d = (UInt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16)(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hash_length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/ 8);</w:t>
              </w:r>
            </w:ins>
          </w:p>
          <w:p w14:paraId="2092F4E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7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8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r /= 8;</w:t>
              </w:r>
            </w:ins>
          </w:p>
          <w:p w14:paraId="40C9297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8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8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 /= 8;</w:t>
              </w:r>
            </w:ins>
          </w:p>
          <w:p w14:paraId="0047956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8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53ADFC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8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4EA826A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8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8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///PADDING AND INITIALIZATION///</w:t>
              </w:r>
            </w:ins>
          </w:p>
          <w:p w14:paraId="23DF5D2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8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8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//writing bytes into stack because of their little-endian representation in the memory</w:t>
              </w:r>
            </w:ins>
          </w:p>
          <w:p w14:paraId="4B04CF5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8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9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Stack&lt;char&gt; M = new Stack&lt;char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129355B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9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9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message.Length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394AF7F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9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9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M.Push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(message[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]);</w:t>
              </w:r>
            </w:ins>
          </w:p>
          <w:p w14:paraId="0C16721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9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42426F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9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59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Pad(M); //padding the message to length that's multiple to r</w:t>
              </w:r>
            </w:ins>
          </w:p>
          <w:p w14:paraId="09F78B3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9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78A4099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59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0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UInt64[,] S = new UInt64[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 //state string</w:t>
              </w:r>
            </w:ins>
          </w:p>
          <w:p w14:paraId="48105BB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0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0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369C4DE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0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0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25668F5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0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0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0;</w:t>
              </w:r>
            </w:ins>
          </w:p>
          <w:p w14:paraId="6A96857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0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B8B76F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0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06056F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0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1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///ABSORBING///</w:t>
              </w:r>
            </w:ins>
          </w:p>
          <w:p w14:paraId="2AF5557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1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1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UInt64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[][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 P = charMessageToUInt64Words(M);</w:t>
              </w:r>
            </w:ins>
          </w:p>
          <w:p w14:paraId="20DD7DB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1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1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foreach (UInt64[] Pi in P)</w:t>
              </w:r>
            </w:ins>
          </w:p>
          <w:p w14:paraId="6C2DB9F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1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1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3145023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1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1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3F71DF3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1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2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0E8C99B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2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2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^= Pi[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* j];</w:t>
              </w:r>
            </w:ins>
          </w:p>
          <w:p w14:paraId="42F1FAC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2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82EF42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2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2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ref S);</w:t>
              </w:r>
            </w:ins>
          </w:p>
          <w:p w14:paraId="1C59045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2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2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1E08295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2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A27B19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2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3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///SQUEEZING///</w:t>
              </w:r>
            </w:ins>
          </w:p>
          <w:p w14:paraId="1FD5FCA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3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3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//this is need to be done just because otherwise it does not work properly</w:t>
              </w:r>
            </w:ins>
          </w:p>
          <w:p w14:paraId="6F49541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3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3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6B2D2CD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3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3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3F1DE61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3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3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j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7910937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3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4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    {</w:t>
              </w:r>
            </w:ins>
          </w:p>
          <w:p w14:paraId="0BF5FBE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4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4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swap&lt;UInt64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ref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j], ref S[j,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]);</w:t>
              </w:r>
            </w:ins>
          </w:p>
          <w:p w14:paraId="76CE4F7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4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4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}</w:t>
              </w:r>
            </w:ins>
          </w:p>
          <w:p w14:paraId="63CC8EE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4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4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3993371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4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FB655C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4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4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//resulting first d bytes of state string are hash value</w:t>
              </w:r>
            </w:ins>
          </w:p>
          <w:p w14:paraId="7104E7D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5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5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UInt64[] result = new UInt64[d];</w:t>
              </w:r>
            </w:ins>
          </w:p>
          <w:p w14:paraId="643F005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5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5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5FFBFBC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5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5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60F66DF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5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5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68E5557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5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5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{</w:t>
              </w:r>
            </w:ins>
          </w:p>
          <w:p w14:paraId="410C09E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6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6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if 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*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j &lt;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result.Length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05E39BD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6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6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result[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*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j] =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j];</w:t>
              </w:r>
            </w:ins>
          </w:p>
          <w:p w14:paraId="07DE22D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6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6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}</w:t>
              </w:r>
            </w:ins>
          </w:p>
          <w:p w14:paraId="6FEB00C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6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6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258A6D8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6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4A98783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6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7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return uInt64ArrayToHexString(result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).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ToLower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().Substring(0, 2 * d);</w:t>
              </w:r>
            </w:ins>
          </w:p>
          <w:p w14:paraId="5649655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7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7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58C2C39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7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42D6DFD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7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7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UInt16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hash_length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56;</w:t>
              </w:r>
            </w:ins>
          </w:p>
          <w:p w14:paraId="4855D60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7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1FFFC63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7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7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MainWindow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326434B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7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8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49478A0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8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8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InitializeComponent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5886185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8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8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2B5F87A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8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0AE3322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8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8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private void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Button_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Click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object sender,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RoutedEventArgs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e)</w:t>
              </w:r>
            </w:ins>
          </w:p>
          <w:p w14:paraId="49072BD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8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8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332A1A7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9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9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hash_length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Convert.ToUInt16(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ComboBoxLength.Text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71454F7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9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9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TextBox1.Text =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createHashOf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TextBox0.Text,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hash_length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0B078AF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9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9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LengthOutput.Content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TextBox1.Text.Length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3B69DDE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9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69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677289A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9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018E33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69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0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private void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TextBox_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TextChanged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object sender,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TextChangedEventArgs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e)</w:t>
              </w:r>
            </w:ins>
          </w:p>
          <w:p w14:paraId="45D1198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0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0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01CE4A5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0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0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if 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ComboBoxUpdate.Text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== "Auto")</w:t>
              </w:r>
            </w:ins>
          </w:p>
          <w:p w14:paraId="620762D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0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0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5068C86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0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0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hash_length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Convert.ToUInt16(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ComboBoxLength.Text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5EDBE0A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0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1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TextBox1.Text =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createHashOf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TextBox0.Text,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hash_length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3446D92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1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1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1D04E57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1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1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LengthInput.Content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TextBox0.Text.Length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5FE3C03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1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1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LengthOutput.Content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TextBox1.Text.Length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3F523B2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1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1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if 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Clear.IsPressed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50B4F97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1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2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49D385C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2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2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TextBox1.Clear();</w:t>
              </w:r>
            </w:ins>
          </w:p>
          <w:p w14:paraId="52BFEF9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2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2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TextBox0.Clear();</w:t>
              </w:r>
            </w:ins>
          </w:p>
          <w:p w14:paraId="28568A6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2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2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1B09885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2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2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57C1089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2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3725FA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3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3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private void TextBox_TextChanged_1(object sender,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TextChangedEventArgs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e)</w:t>
              </w:r>
            </w:ins>
          </w:p>
          <w:p w14:paraId="75CCF76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3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3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533C849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3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3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LengthOutput.Content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TextBox1.Text.Length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53B82C1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3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3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5B812D6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3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05B78C3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3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4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public void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Button_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Clear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object sender,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RoutedEventArgs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e)</w:t>
              </w:r>
            </w:ins>
          </w:p>
          <w:p w14:paraId="6D8B75A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4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4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1A2E10D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4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4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TextBox1.Clear();</w:t>
              </w:r>
            </w:ins>
          </w:p>
          <w:p w14:paraId="7448DB5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4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4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TextBox0.Clear();</w:t>
              </w:r>
            </w:ins>
          </w:p>
          <w:p w14:paraId="2A13DDF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4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4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Txt.Clear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();</w:t>
              </w:r>
            </w:ins>
          </w:p>
          <w:p w14:paraId="573737A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4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5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Im.Source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null;</w:t>
              </w:r>
            </w:ins>
          </w:p>
          <w:p w14:paraId="7C5EE33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5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5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Im2.Source = null;</w:t>
              </w:r>
            </w:ins>
          </w:p>
          <w:p w14:paraId="5F3FEE9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5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5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Algo.Content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"";</w:t>
              </w:r>
            </w:ins>
          </w:p>
          <w:p w14:paraId="32B07AC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5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5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376239E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5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4E53E2B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5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5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private void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Load_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Click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object sender,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RoutedEventArgs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e)</w:t>
              </w:r>
            </w:ins>
          </w:p>
          <w:p w14:paraId="032DDFE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6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6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11F43F3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6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6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try</w:t>
              </w:r>
            </w:ins>
          </w:p>
          <w:p w14:paraId="622A230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6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6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058FCD8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6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6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OpenFileDialog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openFileDialog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new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OpenFileDialog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78CC1D5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6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6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openFileDialog.Filter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"Text files (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*.txt)|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*.txt";</w:t>
              </w:r>
            </w:ins>
          </w:p>
          <w:p w14:paraId="498E6B0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7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7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openFileDialog.InitialDirectory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@"D:\Documents\";</w:t>
              </w:r>
            </w:ins>
          </w:p>
          <w:p w14:paraId="77AC858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7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7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if 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openFileDialog.ShowDialog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 == true)</w:t>
              </w:r>
            </w:ins>
          </w:p>
          <w:p w14:paraId="308C007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7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7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{</w:t>
              </w:r>
            </w:ins>
          </w:p>
          <w:p w14:paraId="05FA762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7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7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string filename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openFileDialog.FileName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7492797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7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7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string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fileText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System.IO.File.ReadAllText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(filename);</w:t>
              </w:r>
            </w:ins>
          </w:p>
          <w:p w14:paraId="324BEF1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8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8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TextBox0.Text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fileText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26209CE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8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8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LengthInput.Content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TextBox0.Text.Length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4C30F9D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8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8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LengthOutput.Content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TextBox1.Text.Length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0DED09A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8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8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MessageBox.Show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("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Файл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открыт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");</w:t>
              </w:r>
            </w:ins>
          </w:p>
          <w:p w14:paraId="59989BD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8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8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}</w:t>
              </w:r>
            </w:ins>
          </w:p>
          <w:p w14:paraId="4E9E91B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9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9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34481B4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9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9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catch (Exception ex)</w:t>
              </w:r>
            </w:ins>
          </w:p>
          <w:p w14:paraId="4D4C374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9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9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7FF29F7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9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9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MessageBox.Show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("A handled exception just occurred: " +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ex.Message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"Please close file!", "Exception Sample",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MessageBoxButton.OK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MessageBoxImage.Warning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19DCD3A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79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79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47AF85E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0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0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33B0D48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0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1D5D7D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0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0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private void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Button_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Save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object sender,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RoutedEventArgs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e)</w:t>
              </w:r>
            </w:ins>
          </w:p>
          <w:p w14:paraId="23C6580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0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0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0B2BE73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0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0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try </w:t>
              </w:r>
            </w:ins>
          </w:p>
          <w:p w14:paraId="2E52580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0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1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280750E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1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1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SaveFileDialog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saveFileDialog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new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SaveFileDialog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3BB81B7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1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1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saveFileDialog.Filter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"Text files (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*.txt)|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*.txt";</w:t>
              </w:r>
            </w:ins>
          </w:p>
          <w:p w14:paraId="2101904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1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1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saveFileDialog.InitialDirectory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@"D:\Documents\";</w:t>
              </w:r>
            </w:ins>
          </w:p>
          <w:p w14:paraId="5407A4B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1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1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if 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saveFileDialog.ShowDialog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 == true)</w:t>
              </w:r>
            </w:ins>
          </w:p>
          <w:p w14:paraId="4445F20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1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2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4A635E5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2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2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string filename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saveFileDialog.FileName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</w:t>
              </w:r>
            </w:ins>
          </w:p>
          <w:p w14:paraId="61283C3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2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2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System.IO.File.WriteAllText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(filename, TextBox1.Text);</w:t>
              </w:r>
            </w:ins>
          </w:p>
          <w:p w14:paraId="5F9A5AA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2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2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MessageBox.Show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("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Файл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сохранен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");</w:t>
              </w:r>
            </w:ins>
          </w:p>
          <w:p w14:paraId="3F938DC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2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2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1AB218F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2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3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3D741B7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3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3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catch (Exception ex)</w:t>
              </w:r>
            </w:ins>
          </w:p>
          <w:p w14:paraId="2A4D668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3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3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76628CB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3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3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MessageBox.Show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("A handled exception just occurred: " +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ex.Message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"Please close file!", "Exception Sample",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MessageBoxButton.OK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MessageBoxImage.Warning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3DBD8CF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3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3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2BD4DD9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3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4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2045636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4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1039B8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4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4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private void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Show_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Click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object sender,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RoutedEventArgs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e)</w:t>
              </w:r>
            </w:ins>
          </w:p>
          <w:p w14:paraId="2272182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4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4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0E14898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4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4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try</w:t>
              </w:r>
            </w:ins>
          </w:p>
          <w:p w14:paraId="44ECA3D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4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4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4557020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5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5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string message = TextBox0.Text;</w:t>
              </w:r>
            </w:ins>
          </w:p>
          <w:p w14:paraId="35F53E2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5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5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Stack&lt;char&gt; M = new Stack&lt;char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1C5E2AD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5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5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message.Length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639D8D2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5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5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M.Push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(message[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]);</w:t>
              </w:r>
            </w:ins>
          </w:p>
          <w:p w14:paraId="2E3D33B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5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7CF4BFF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5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6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Pad(M);</w:t>
              </w:r>
            </w:ins>
          </w:p>
          <w:p w14:paraId="5474C56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6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6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Algo.Content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"Padding";</w:t>
              </w:r>
            </w:ins>
          </w:p>
          <w:p w14:paraId="1EC5476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6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6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Im.Source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BitmapFrame.Create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(new Uri(@"D:\BSTU\3\3-2\ISaRIS\Coursework\Keccak\Keccak\Images\Padding.jpg"));</w:t>
              </w:r>
            </w:ins>
          </w:p>
          <w:p w14:paraId="1150E52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6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6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Im2.Source = null;</w:t>
              </w:r>
            </w:ins>
          </w:p>
          <w:p w14:paraId="6772EAF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6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EAE017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6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6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string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stackString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"";</w:t>
              </w:r>
            </w:ins>
          </w:p>
          <w:p w14:paraId="347B215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7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7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foreach (int item in M)</w:t>
              </w:r>
            </w:ins>
          </w:p>
          <w:p w14:paraId="72BB3B7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7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7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{</w:t>
              </w:r>
            </w:ins>
          </w:p>
          <w:p w14:paraId="13E5C9F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7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7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stackString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item.ToString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();</w:t>
              </w:r>
            </w:ins>
          </w:p>
          <w:p w14:paraId="7181819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7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7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}</w:t>
              </w:r>
            </w:ins>
          </w:p>
          <w:p w14:paraId="1056341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7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617FCF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7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8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//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выводим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содержимое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стека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в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TextBox</w:t>
              </w:r>
              <w:proofErr w:type="spellEnd"/>
            </w:ins>
          </w:p>
          <w:p w14:paraId="7151521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8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8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stackString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"\n";</w:t>
              </w:r>
            </w:ins>
          </w:p>
          <w:p w14:paraId="57C6666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8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8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7153BD4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8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8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catch(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Exception ex)</w:t>
              </w:r>
            </w:ins>
          </w:p>
          <w:p w14:paraId="3492608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8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8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6E8D28C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8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9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MessageBox.Show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("A handled exception just occurred: " +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ex.Message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</w:t>
              </w:r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"Please get hash before watching algorithm!", "Exception Sample",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MessageBoxButton.OK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MessageBoxImage.Warning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3862340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9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9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2A73EE4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9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9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3C89EB6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9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121953D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9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9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private void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Show_Copy_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Click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object sender,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RoutedEventArgs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e)</w:t>
              </w:r>
            </w:ins>
          </w:p>
          <w:p w14:paraId="70B2557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89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89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04869C5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0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0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Algo.Content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"Data";</w:t>
              </w:r>
            </w:ins>
          </w:p>
          <w:p w14:paraId="3B27854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0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0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Im.Source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null;</w:t>
              </w:r>
            </w:ins>
          </w:p>
          <w:p w14:paraId="7631A57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0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0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Im2.Source = null;</w:t>
              </w:r>
            </w:ins>
          </w:p>
          <w:p w14:paraId="69A51BB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0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0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"RC = \n";</w:t>
              </w:r>
            </w:ins>
          </w:p>
          <w:p w14:paraId="7E2648A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0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0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RC.Length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1DBEE9F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1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1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 " + RC[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40228FC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1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08F1D5F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1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1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"\n";</w:t>
              </w:r>
            </w:ins>
          </w:p>
          <w:p w14:paraId="40A9A84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1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47A8FC2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1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1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"Shift = \n";</w:t>
              </w:r>
            </w:ins>
          </w:p>
          <w:p w14:paraId="38DDB6D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1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1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shift.GetLength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(0);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2CBC0DB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2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2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456683B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2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2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j = 0; j &lt;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shift.GetLength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(1);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08D6D3D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2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2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{</w:t>
              </w:r>
            </w:ins>
          </w:p>
          <w:p w14:paraId="348A0EA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2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2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shift[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+ " | ";</w:t>
              </w:r>
            </w:ins>
          </w:p>
          <w:p w14:paraId="2F6159A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2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2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}</w:t>
              </w:r>
            </w:ins>
          </w:p>
          <w:p w14:paraId="44B89FC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3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3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"\n";</w:t>
              </w:r>
            </w:ins>
          </w:p>
          <w:p w14:paraId="79D7504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3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3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5430186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3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3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"b = " +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b.ToString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 + "   "; //state string length in bytes</w:t>
              </w:r>
            </w:ins>
          </w:p>
          <w:p w14:paraId="5424E21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3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3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"w = " +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w.ToString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 + "   "; //word length in bytes</w:t>
              </w:r>
            </w:ins>
          </w:p>
          <w:p w14:paraId="2602487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3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3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"Rounds Amount = " +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rounds_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amount.ToString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 + "   ";</w:t>
              </w:r>
            </w:ins>
          </w:p>
          <w:p w14:paraId="40A2312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4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4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"Words Amount = " +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amount.ToString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 + "   "; //state string dimension size</w:t>
              </w:r>
            </w:ins>
          </w:p>
          <w:p w14:paraId="29457D8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4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4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"d = " +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d.ToString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 + "   "; // hash length in bytes</w:t>
              </w:r>
            </w:ins>
          </w:p>
          <w:p w14:paraId="69EDEA1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4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4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"r = " +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r.ToString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 + "   "; // sponge rate in bytes</w:t>
              </w:r>
            </w:ins>
          </w:p>
          <w:p w14:paraId="6739DE0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4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4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"c = " +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c.ToString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(); //sponge capacity in bytes</w:t>
              </w:r>
            </w:ins>
          </w:p>
          <w:p w14:paraId="3207877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4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4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65E3A5C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5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695CD30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5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5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private void Show_Copy1_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Click(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object sender,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RoutedEventArgs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e)</w:t>
              </w:r>
            </w:ins>
          </w:p>
          <w:p w14:paraId="2918DC2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5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5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39C1D25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5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5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try {</w:t>
              </w:r>
            </w:ins>
          </w:p>
          <w:p w14:paraId="5BAFA3E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5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5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string message = TextBox0.Text;</w:t>
              </w:r>
            </w:ins>
          </w:p>
          <w:p w14:paraId="7C2FD39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5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6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Stack&lt;char&gt; M = new Stack&lt;char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51D65A8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6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6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message.Length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275B7F8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6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6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M.Push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(message[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]);</w:t>
              </w:r>
            </w:ins>
          </w:p>
          <w:p w14:paraId="7C3918E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6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57CC66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6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6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Pad(M);</w:t>
              </w:r>
            </w:ins>
          </w:p>
          <w:p w14:paraId="0ED46D0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6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066893C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6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7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UInt64[,] S = new UInt64[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 //state string</w:t>
              </w:r>
            </w:ins>
          </w:p>
          <w:p w14:paraId="74FAA73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7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7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4EECD17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7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7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6E2D04A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7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7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0;</w:t>
              </w:r>
            </w:ins>
          </w:p>
          <w:p w14:paraId="5018FBA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7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697BD08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7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7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UInt64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[][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 P = charMessageToUInt64Words(M);</w:t>
              </w:r>
            </w:ins>
          </w:p>
          <w:p w14:paraId="4DFB72C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8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8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foreach (UInt64[] Pi in P)</w:t>
              </w:r>
            </w:ins>
          </w:p>
          <w:p w14:paraId="426E3A4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8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8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19BF237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8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8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54C06C5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8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8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750A075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8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8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^= Pi[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* j];</w:t>
              </w:r>
            </w:ins>
          </w:p>
          <w:p w14:paraId="1CC8B9D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9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B8D9B0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9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9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round_number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round_number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round_number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62826C4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9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9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{</w:t>
              </w:r>
            </w:ins>
          </w:p>
          <w:p w14:paraId="408009B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9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9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UInt64[] C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{ 0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0, 0, 0, 0 };</w:t>
              </w:r>
            </w:ins>
          </w:p>
          <w:p w14:paraId="0B00FD2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9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299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UInt64[] D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{ 0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0, 0, 0, 0 };</w:t>
              </w:r>
            </w:ins>
          </w:p>
          <w:p w14:paraId="3FFDAFC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299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0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UInt64[,] B = new UInt64[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024DCFA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0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0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7E24B38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0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0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61091FA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0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0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0;</w:t>
              </w:r>
            </w:ins>
          </w:p>
          <w:p w14:paraId="3610757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0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077B66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0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0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if 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Algorithm.Text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== "θ")</w:t>
              </w:r>
            </w:ins>
          </w:p>
          <w:p w14:paraId="7B9DEC5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1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1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{</w:t>
              </w:r>
            </w:ins>
          </w:p>
          <w:p w14:paraId="74803AF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1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1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Algo.Content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"Absorbing (Theta Step)";</w:t>
              </w:r>
            </w:ins>
          </w:p>
          <w:p w14:paraId="7662F7A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1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1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Im.Source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BitmapFrame.Create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(new Uri(@"D:\BSTU\3\3-2\ISaRIS\Coursework\Keccak\Keccak\Images\Keccak-f-Theta.png"));</w:t>
              </w:r>
            </w:ins>
          </w:p>
          <w:p w14:paraId="4DC3F7D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1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1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Im2.Source = null;</w:t>
              </w:r>
            </w:ins>
          </w:p>
          <w:p w14:paraId="7206FCA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1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1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"";</w:t>
              </w:r>
            </w:ins>
          </w:p>
          <w:p w14:paraId="1117191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2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2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"C= ";</w:t>
              </w:r>
            </w:ins>
          </w:p>
          <w:p w14:paraId="3E2B38F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2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2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///THETA STEP///</w:t>
              </w:r>
            </w:ins>
          </w:p>
          <w:p w14:paraId="1B36186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2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2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05520C3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2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2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{</w:t>
              </w:r>
            </w:ins>
          </w:p>
          <w:p w14:paraId="37AC798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2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2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C[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0]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1]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2]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3]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4];</w:t>
              </w:r>
            </w:ins>
          </w:p>
          <w:p w14:paraId="6EBFAD3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3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3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C[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 + " | ";</w:t>
              </w:r>
            </w:ins>
          </w:p>
          <w:p w14:paraId="4A655AD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3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3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}</w:t>
              </w:r>
            </w:ins>
          </w:p>
          <w:p w14:paraId="2D5AE31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3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3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"\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nD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 ";</w:t>
              </w:r>
            </w:ins>
          </w:p>
          <w:p w14:paraId="12C7B6C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3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3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12BC226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3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3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{</w:t>
              </w:r>
            </w:ins>
          </w:p>
          <w:p w14:paraId="568073A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4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4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D[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+ 4) %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^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cyclicShift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(C[(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+ 1) % 5], 1);</w:t>
              </w:r>
            </w:ins>
          </w:p>
          <w:p w14:paraId="18E29EC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4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4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D[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 + " | ";</w:t>
              </w:r>
            </w:ins>
          </w:p>
          <w:p w14:paraId="48F1CD1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4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4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}</w:t>
              </w:r>
            </w:ins>
          </w:p>
          <w:p w14:paraId="7F570B2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4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4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"\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nS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= ";</w:t>
              </w:r>
            </w:ins>
          </w:p>
          <w:p w14:paraId="4952EE4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4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4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0D8B9B8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5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5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{</w:t>
              </w:r>
            </w:ins>
          </w:p>
          <w:p w14:paraId="3FD9F79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5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5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27FD01A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5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5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{</w:t>
              </w:r>
            </w:ins>
          </w:p>
          <w:p w14:paraId="30351F5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5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5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 D[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00FF0A0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5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5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+ " | ";</w:t>
              </w:r>
            </w:ins>
          </w:p>
          <w:p w14:paraId="5330200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6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6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}</w:t>
              </w:r>
            </w:ins>
          </w:p>
          <w:p w14:paraId="7848BD6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6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6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"\n";</w:t>
              </w:r>
            </w:ins>
          </w:p>
          <w:p w14:paraId="1997D59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6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6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}</w:t>
              </w:r>
            </w:ins>
          </w:p>
          <w:p w14:paraId="70E9D75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6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6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///RHO &amp; PI STEPS///</w:t>
              </w:r>
            </w:ins>
          </w:p>
          <w:p w14:paraId="55F754D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6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6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0C7E77F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7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7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6ACD6A5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7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7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j, (2 *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+ 3 * j) % 5]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cyclicShift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j], shift[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j]);</w:t>
              </w:r>
            </w:ins>
          </w:p>
          <w:p w14:paraId="65747D9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7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4103E84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7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7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///CHI STEP///</w:t>
              </w:r>
            </w:ins>
          </w:p>
          <w:p w14:paraId="4DF3738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7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7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0FA45D5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7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8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2F9E5F4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8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8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B[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 ((~B[(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+ 1) % 5, j]) &amp; B[(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+ 2) % 5, j]);</w:t>
              </w:r>
            </w:ins>
          </w:p>
          <w:p w14:paraId="69BACE6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8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E8C756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8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8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///IOTA STEP///</w:t>
              </w:r>
            </w:ins>
          </w:p>
          <w:p w14:paraId="2D807DD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8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8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0, 0] = S[0, 0] ^ RC[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round_number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35681B9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8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8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}</w:t>
              </w:r>
            </w:ins>
          </w:p>
          <w:p w14:paraId="75F62C3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9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9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if 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Algorithm.Text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== "ρ+π")</w:t>
              </w:r>
            </w:ins>
          </w:p>
          <w:p w14:paraId="000B301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9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9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{</w:t>
              </w:r>
            </w:ins>
          </w:p>
          <w:p w14:paraId="483FE03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9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9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Algo.Content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"Absorbing (Rho &amp; Pi Steps)";</w:t>
              </w:r>
            </w:ins>
          </w:p>
          <w:p w14:paraId="5589178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9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9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Im.Source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BitmapFrame.Create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(new Uri(@"D:\BSTU\3\3-2\ISaRIS\Coursework\Keccak\Keccak\Images\Keccak-f-Rho.png"));</w:t>
              </w:r>
            </w:ins>
          </w:p>
          <w:p w14:paraId="0758D8C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09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09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Im2.Source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BitmapFrame.Create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(new Uri(@"D:\BSTU\3\3-2\ISaRIS\Coursework\Keccak\Keccak\Images\Keccak-f-Pi.png"));</w:t>
              </w:r>
            </w:ins>
          </w:p>
          <w:p w14:paraId="76814DB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0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0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///THETA STEP///</w:t>
              </w:r>
            </w:ins>
          </w:p>
          <w:p w14:paraId="598F563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0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0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6AEC96F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0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0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C[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0]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1]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2]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3]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4];</w:t>
              </w:r>
            </w:ins>
          </w:p>
          <w:p w14:paraId="116840A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0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6785D02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0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0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138EBDC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0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1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D[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+ 4) %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^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cyclicShift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(C[(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+ 1) % 5], 1);</w:t>
              </w:r>
            </w:ins>
          </w:p>
          <w:p w14:paraId="66129CA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1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7310C96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1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1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660C1FC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1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1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7A2B222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1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1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 D[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63C91ED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1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1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"";</w:t>
              </w:r>
            </w:ins>
          </w:p>
          <w:p w14:paraId="35B1B3D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2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2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///RHO &amp; PI STEP///</w:t>
              </w:r>
            </w:ins>
          </w:p>
          <w:p w14:paraId="7D4E0C3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2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2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363849A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2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2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{</w:t>
              </w:r>
            </w:ins>
          </w:p>
          <w:p w14:paraId="286EDFF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2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2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4091EA9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2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2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{</w:t>
              </w:r>
            </w:ins>
          </w:p>
          <w:p w14:paraId="38E11B4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3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3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j, (2 *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+ 3 * j) % 5]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cyclicShift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j], </w:t>
              </w:r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>shift[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j]);</w:t>
              </w:r>
            </w:ins>
          </w:p>
          <w:p w14:paraId="2EE0B27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3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3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j, (2 *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+ 3 * j) % 5] + " | ";</w:t>
              </w:r>
            </w:ins>
          </w:p>
          <w:p w14:paraId="7D2B24C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3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3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}</w:t>
              </w:r>
            </w:ins>
          </w:p>
          <w:p w14:paraId="7B2E737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3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3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"\n";</w:t>
              </w:r>
            </w:ins>
          </w:p>
          <w:p w14:paraId="40110E5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3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3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}</w:t>
              </w:r>
            </w:ins>
          </w:p>
          <w:p w14:paraId="695F5B7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4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4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///CHI STEP///</w:t>
              </w:r>
            </w:ins>
          </w:p>
          <w:p w14:paraId="0A45ECB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4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4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37969FD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4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4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287FBF6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4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4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B[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 ((~B[(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+ 1) % 5, j]) &amp; B[(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+ 2) % 5, j]);</w:t>
              </w:r>
            </w:ins>
          </w:p>
          <w:p w14:paraId="47DE64E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4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D2ACC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4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5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///IOTA STEP///</w:t>
              </w:r>
            </w:ins>
          </w:p>
          <w:p w14:paraId="623ABEC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5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5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0, 0] = S[0, 0] ^ RC[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round_number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02B5E7D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5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5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}</w:t>
              </w:r>
            </w:ins>
          </w:p>
          <w:p w14:paraId="178C974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5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5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if 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Algorithm.Text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== "χ")</w:t>
              </w:r>
            </w:ins>
          </w:p>
          <w:p w14:paraId="0795172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5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5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{</w:t>
              </w:r>
            </w:ins>
          </w:p>
          <w:p w14:paraId="7DA6FEA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5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6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Algo.Content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"Absorbing (Chi Step)";</w:t>
              </w:r>
            </w:ins>
          </w:p>
          <w:p w14:paraId="0A84165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6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6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Im.Source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BitmapFrame.Create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(new Uri(@"D:\BSTU\3\3-2\ISaRIS\Coursework\Keccak\Keccak\Images\Keccak-f-Chi.png"));</w:t>
              </w:r>
            </w:ins>
          </w:p>
          <w:p w14:paraId="085936E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6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6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Im2.Source = null;</w:t>
              </w:r>
            </w:ins>
          </w:p>
          <w:p w14:paraId="619C4A6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6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6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///THETA STEP///</w:t>
              </w:r>
            </w:ins>
          </w:p>
          <w:p w14:paraId="43E04A3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6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6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0E8CA55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6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7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C[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0]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1]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2]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3]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4];</w:t>
              </w:r>
            </w:ins>
          </w:p>
          <w:p w14:paraId="44AF76E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7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1A728C7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7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7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37844CD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7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7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D[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+ 4) %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^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cyclicShift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(C[(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+ 1) % 5], 1);</w:t>
              </w:r>
            </w:ins>
          </w:p>
          <w:p w14:paraId="698474C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7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1980B14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7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7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791D2F4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7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8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6FACA69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8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8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 D[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4D80C8C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8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60A42C6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8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8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///RHO &amp; PI STEPS///</w:t>
              </w:r>
            </w:ins>
          </w:p>
          <w:p w14:paraId="154738C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8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8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685A760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8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8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716E997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9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9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j, (2 *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+ 3 * j) % 5]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cyclicShift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j], shift[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j]);</w:t>
              </w:r>
            </w:ins>
          </w:p>
          <w:p w14:paraId="3B019F6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9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484C148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9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9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"";</w:t>
              </w:r>
            </w:ins>
          </w:p>
          <w:p w14:paraId="29BCFD3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9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9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///CHI STEP///</w:t>
              </w:r>
            </w:ins>
          </w:p>
          <w:p w14:paraId="524A6C2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9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19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0C244A8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19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0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{</w:t>
              </w:r>
            </w:ins>
          </w:p>
          <w:p w14:paraId="674C94A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0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0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7FF0BD6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0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0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{</w:t>
              </w:r>
            </w:ins>
          </w:p>
          <w:p w14:paraId="519F5C0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0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0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B[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 ((~B[(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+ 1) % 5, j]) &amp; B[(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+ 2) % 5, j]);</w:t>
              </w:r>
            </w:ins>
          </w:p>
          <w:p w14:paraId="699B691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0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0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+ " | ";</w:t>
              </w:r>
            </w:ins>
          </w:p>
          <w:p w14:paraId="0A1C6A2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0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1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}</w:t>
              </w:r>
            </w:ins>
          </w:p>
          <w:p w14:paraId="7F224F1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1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1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"\n";</w:t>
              </w:r>
            </w:ins>
          </w:p>
          <w:p w14:paraId="6240D9C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1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1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}</w:t>
              </w:r>
            </w:ins>
          </w:p>
          <w:p w14:paraId="6CF0935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1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1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///IOTA STEP///</w:t>
              </w:r>
            </w:ins>
          </w:p>
          <w:p w14:paraId="64526DB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1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1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0, 0] = S[0, 0] ^ RC[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round_number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4946F28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1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2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}</w:t>
              </w:r>
            </w:ins>
          </w:p>
          <w:p w14:paraId="41D3B72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2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2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if 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Algorithm.Text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== "ι")</w:t>
              </w:r>
            </w:ins>
          </w:p>
          <w:p w14:paraId="722557C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2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2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{</w:t>
              </w:r>
            </w:ins>
          </w:p>
          <w:p w14:paraId="1DA4A77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2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2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Algo.Content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"Absorbing (Iota Step)";</w:t>
              </w:r>
            </w:ins>
          </w:p>
          <w:p w14:paraId="50B9289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2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2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Im.Source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null;</w:t>
              </w:r>
            </w:ins>
          </w:p>
          <w:p w14:paraId="6A580B9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2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3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Im2.Source = null;</w:t>
              </w:r>
            </w:ins>
          </w:p>
          <w:p w14:paraId="4EC08F2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3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3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///THETA STEP///</w:t>
              </w:r>
            </w:ins>
          </w:p>
          <w:p w14:paraId="4C41482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3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3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7F78D5D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3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3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C[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0]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1]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2]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3] ^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4];</w:t>
              </w:r>
            </w:ins>
          </w:p>
          <w:p w14:paraId="59B1116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3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78F60E3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3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3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128C0D6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4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4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D[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+ 4) %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] ^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cyclicShift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(C[(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+ 1) % 5], 1);</w:t>
              </w:r>
            </w:ins>
          </w:p>
          <w:p w14:paraId="21E9FB1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4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85335D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4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4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1B455CB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4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4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4F018EC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4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4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 D[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09CF1CA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4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698BA4A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5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5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///RHO &amp; PI STEPS///</w:t>
              </w:r>
            </w:ins>
          </w:p>
          <w:p w14:paraId="2D39C23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5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5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1BDD70E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5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5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194055F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5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5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B[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j, (2 *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+ 3 * j) % 5]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cyclicShift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j], shift[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j]);</w:t>
              </w:r>
            </w:ins>
          </w:p>
          <w:p w14:paraId="542E794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5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15EED05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5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6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///CHI STEP///</w:t>
              </w:r>
            </w:ins>
          </w:p>
          <w:p w14:paraId="05BB5AA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6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6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7F9138E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6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6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; ++j)</w:t>
              </w:r>
            </w:ins>
          </w:p>
          <w:p w14:paraId="0140719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6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6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B[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 ((~B[(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+ 1) % 5, j]) &amp; B[(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+ 2) % 5, j]);</w:t>
              </w:r>
            </w:ins>
          </w:p>
          <w:p w14:paraId="2051D9D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6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7F1FB55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6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6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"";</w:t>
              </w:r>
            </w:ins>
          </w:p>
          <w:p w14:paraId="7E7DEAC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7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7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///IOTA STEP///</w:t>
              </w:r>
            </w:ins>
          </w:p>
          <w:p w14:paraId="3FA557E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7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7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0, 0] = S[0, 0] ^ RC[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round_number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</w:t>
              </w:r>
            </w:ins>
          </w:p>
          <w:p w14:paraId="452ABB0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7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7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0, 0];</w:t>
              </w:r>
            </w:ins>
          </w:p>
          <w:p w14:paraId="13568BB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7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7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}</w:t>
              </w:r>
            </w:ins>
          </w:p>
          <w:p w14:paraId="7A39879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7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7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}</w:t>
              </w:r>
            </w:ins>
          </w:p>
          <w:p w14:paraId="0C14D0C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8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8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159B33F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8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8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7E268A3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8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8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catch (Exception ex)</w:t>
              </w:r>
            </w:ins>
          </w:p>
          <w:p w14:paraId="27912BE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8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8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074D571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8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8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MessageBox.Show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("A handled exception just occurred: " +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ex.Message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"Please get hash before watching algorithm!", "Exception Sample",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MessageBoxButton.OK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MessageBoxImage.Warning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3D12ECF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9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9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1A1990E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9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9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61D7D6B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9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054EF3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9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9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private void Show_Copy2_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Click(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object sender,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RoutedEventArgs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e)</w:t>
              </w:r>
            </w:ins>
          </w:p>
          <w:p w14:paraId="4568F3E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9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29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{</w:t>
              </w:r>
            </w:ins>
          </w:p>
          <w:p w14:paraId="6662D61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29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0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try {</w:t>
              </w:r>
            </w:ins>
          </w:p>
          <w:p w14:paraId="78BC080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0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0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Im.Source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null;</w:t>
              </w:r>
            </w:ins>
          </w:p>
          <w:p w14:paraId="608C959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0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0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Im2.Source = null;</w:t>
              </w:r>
            </w:ins>
          </w:p>
          <w:p w14:paraId="0C53796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0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0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///PADDING AND INITIALIZATION///</w:t>
              </w:r>
            </w:ins>
          </w:p>
          <w:p w14:paraId="7964489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0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0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//writing bytes into stack because of their little-endian representation in the memory</w:t>
              </w:r>
            </w:ins>
          </w:p>
          <w:p w14:paraId="1740C3B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0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1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string message = TextBox0.Text;</w:t>
              </w:r>
            </w:ins>
          </w:p>
          <w:p w14:paraId="2AA0D94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1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1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Stack&lt;char&gt; M = new Stack&lt;char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77BC99E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1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1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message.Length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1968878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1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1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M.Push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(message[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]);</w:t>
              </w:r>
            </w:ins>
          </w:p>
          <w:p w14:paraId="5A24662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1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4170397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1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1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Pad(M); //padding the message to length that's multiple to r</w:t>
              </w:r>
            </w:ins>
          </w:p>
          <w:p w14:paraId="09596CC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2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46AE493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2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2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Algo.Content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"Squeezing";</w:t>
              </w:r>
            </w:ins>
          </w:p>
          <w:p w14:paraId="273B645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2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C84977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2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2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UInt64[,] S = new UInt64[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]; //state string</w:t>
              </w:r>
            </w:ins>
          </w:p>
          <w:p w14:paraId="75B3D63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2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2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0F2D22D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2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2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519D801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3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3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= 0;</w:t>
              </w:r>
            </w:ins>
          </w:p>
          <w:p w14:paraId="22470BB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3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1A98D81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3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74A62904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3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3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///ABSORBING///</w:t>
              </w:r>
            </w:ins>
          </w:p>
          <w:p w14:paraId="25806FA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3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3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UInt64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[][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 P = charMessageToUInt64Words(M);</w:t>
              </w:r>
            </w:ins>
          </w:p>
          <w:p w14:paraId="4B48DEA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3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3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foreach (UInt64[] Pi in P)</w:t>
              </w:r>
            </w:ins>
          </w:p>
          <w:p w14:paraId="45922C8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4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4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13C2B63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4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4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2FD55C4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4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4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2741289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4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4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S[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 ^= Pi[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* j];</w:t>
              </w:r>
            </w:ins>
          </w:p>
          <w:p w14:paraId="09C00AA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4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76610B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4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5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f(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ref S);</w:t>
              </w:r>
            </w:ins>
          </w:p>
          <w:p w14:paraId="119C517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5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5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34ED136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5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060EF8F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5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5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///SQUEEZING///</w:t>
              </w:r>
            </w:ins>
          </w:p>
          <w:p w14:paraId="0772EB3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5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5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//this is need to be done just because otherwise it does not work properly</w:t>
              </w:r>
            </w:ins>
          </w:p>
          <w:p w14:paraId="5EB54BC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5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5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6C290C19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6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6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7DC2101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6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63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j =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18F1449D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64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65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{</w:t>
              </w:r>
            </w:ins>
          </w:p>
          <w:p w14:paraId="7AE1FC4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66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67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lastRenderedPageBreak/>
                <w:t xml:space="preserve">                    swap&lt;UInt64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&gt;(</w:t>
              </w:r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ref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j], ref S[j,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]);</w:t>
              </w:r>
            </w:ins>
          </w:p>
          <w:p w14:paraId="4A98D17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68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69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}</w:t>
              </w:r>
            </w:ins>
          </w:p>
          <w:p w14:paraId="63A8A4C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70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71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57C5A135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72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3C65C5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7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7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"";</w:t>
              </w:r>
            </w:ins>
          </w:p>
          <w:p w14:paraId="7BD0AF78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7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7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//resulting first d bytes of state string are hash value</w:t>
              </w:r>
            </w:ins>
          </w:p>
          <w:p w14:paraId="0FE88E3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7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7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UInt64[] result = new UInt64[d];</w:t>
              </w:r>
            </w:ins>
          </w:p>
          <w:p w14:paraId="67A3FAE3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7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8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for (int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= 0;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++)</w:t>
              </w:r>
            </w:ins>
          </w:p>
          <w:p w14:paraId="18DCD7CB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8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8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6B4F4DD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8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8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for (int j = 0; j &lt;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;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j++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5C6A8C7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8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8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{</w:t>
              </w:r>
            </w:ins>
          </w:p>
          <w:p w14:paraId="7E9CB7F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8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8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if (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*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j &lt;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result.Length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</w:t>
              </w:r>
            </w:ins>
          </w:p>
          <w:p w14:paraId="5D4AFBD6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8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9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   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result[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*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j] = S[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, j];</w:t>
              </w:r>
            </w:ins>
          </w:p>
          <w:p w14:paraId="20AC3110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9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9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</w:t>
              </w:r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result[</w:t>
              </w:r>
              <w:proofErr w:type="spellStart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words_amount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*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i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j] + " | ";</w:t>
              </w:r>
            </w:ins>
          </w:p>
          <w:p w14:paraId="08E2F102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9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9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}</w:t>
              </w:r>
            </w:ins>
          </w:p>
          <w:p w14:paraId="0544841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9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9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Txt.Text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+= "\n";</w:t>
              </w:r>
            </w:ins>
          </w:p>
          <w:p w14:paraId="308B2557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9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39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6524580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39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40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3E5264E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40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40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catch (Exception ex)</w:t>
              </w:r>
            </w:ins>
          </w:p>
          <w:p w14:paraId="79F4DF21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403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404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{</w:t>
              </w:r>
            </w:ins>
          </w:p>
          <w:p w14:paraId="4220FB8F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405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40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   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MessageBox.Show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("A handled exception just occurred: " + </w:t>
              </w:r>
              <w:proofErr w:type="spellStart"/>
              <w:proofErr w:type="gram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ex.Message</w:t>
              </w:r>
              <w:proofErr w:type="spellEnd"/>
              <w:proofErr w:type="gram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+ "Please get hash before watching algorithm!", "Exception Sample",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MessageBoxButton.OK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, </w:t>
              </w:r>
              <w:proofErr w:type="spellStart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MessageBoxImage.Warning</w:t>
              </w:r>
              <w:proofErr w:type="spellEnd"/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);</w:t>
              </w:r>
            </w:ins>
          </w:p>
          <w:p w14:paraId="065F7F7C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407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408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    }</w:t>
              </w:r>
            </w:ins>
          </w:p>
          <w:p w14:paraId="18AA660E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409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410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    }</w:t>
              </w:r>
            </w:ins>
          </w:p>
          <w:p w14:paraId="5C19EECA" w14:textId="77777777" w:rsidR="001301DC" w:rsidRPr="001301DC" w:rsidRDefault="001301DC" w:rsidP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411" w:author="Shadow Wolf" w:date="2023-05-10T12:56:00Z"/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ins w:id="3412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 xml:space="preserve">    }</w:t>
              </w:r>
            </w:ins>
          </w:p>
          <w:p w14:paraId="3404A405" w14:textId="69EAB510" w:rsidR="001301DC" w:rsidRPr="001301DC" w:rsidRDefault="001301DC">
            <w:pPr>
              <w:autoSpaceDE w:val="0"/>
              <w:autoSpaceDN w:val="0"/>
              <w:adjustRightInd w:val="0"/>
              <w:ind w:firstLine="0"/>
              <w:jc w:val="left"/>
              <w:rPr>
                <w:ins w:id="3413" w:author="Shadow Wolf" w:date="2023-05-10T12:55:00Z"/>
                <w:rFonts w:ascii="Consolas" w:hAnsi="Consolas" w:cs="Consolas"/>
                <w:color w:val="0000FF"/>
                <w:sz w:val="19"/>
                <w:szCs w:val="19"/>
                <w:lang w:val="en-US"/>
                <w:rPrChange w:id="3414" w:author="Shadow Wolf" w:date="2023-05-10T12:55:00Z">
                  <w:rPr>
                    <w:ins w:id="3415" w:author="Shadow Wolf" w:date="2023-05-10T12:55:00Z"/>
                    <w:lang w:val="en-US"/>
                  </w:rPr>
                </w:rPrChange>
              </w:rPr>
            </w:pPr>
            <w:ins w:id="3416" w:author="Shadow Wolf" w:date="2023-05-10T12:56:00Z">
              <w:r w:rsidRPr="001301DC">
                <w:rPr>
                  <w:rFonts w:ascii="Consolas" w:hAnsi="Consolas" w:cs="Consolas"/>
                  <w:color w:val="0000FF"/>
                  <w:sz w:val="19"/>
                  <w:szCs w:val="19"/>
                  <w:lang w:val="en-US"/>
                </w:rPr>
                <w:t>}</w:t>
              </w:r>
            </w:ins>
          </w:p>
        </w:tc>
      </w:tr>
    </w:tbl>
    <w:p w14:paraId="45C5F907" w14:textId="77777777" w:rsidR="00C318CF" w:rsidRPr="001301DC" w:rsidRDefault="00C318CF" w:rsidP="00C318CF">
      <w:pPr>
        <w:pStyle w:val="a0"/>
        <w:rPr>
          <w:spacing w:val="4"/>
          <w:lang w:val="en-US"/>
          <w:rPrChange w:id="3417" w:author="Shadow Wolf" w:date="2023-05-10T12:55:00Z">
            <w:rPr>
              <w:spacing w:val="4"/>
            </w:rPr>
          </w:rPrChange>
        </w:rPr>
      </w:pPr>
    </w:p>
    <w:sectPr w:rsidR="00C318CF" w:rsidRPr="001301DC" w:rsidSect="009A541A">
      <w:pgSz w:w="11906" w:h="16838"/>
      <w:pgMar w:top="993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A3245"/>
    <w:multiLevelType w:val="hybridMultilevel"/>
    <w:tmpl w:val="6DA4B6E8"/>
    <w:lvl w:ilvl="0" w:tplc="A3101A5A">
      <w:start w:val="1"/>
      <w:numFmt w:val="bullet"/>
      <w:suff w:val="space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27187CB4"/>
    <w:multiLevelType w:val="multilevel"/>
    <w:tmpl w:val="A7923E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37917BC1"/>
    <w:multiLevelType w:val="multilevel"/>
    <w:tmpl w:val="EAAA411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"/>
      <w:lvlText w:val="%1.%2."/>
      <w:lvlJc w:val="left"/>
      <w:pPr>
        <w:ind w:left="1501" w:hanging="432"/>
      </w:pPr>
    </w:lvl>
    <w:lvl w:ilvl="2">
      <w:start w:val="1"/>
      <w:numFmt w:val="decimal"/>
      <w:lvlText w:val="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" w15:restartNumberingAfterBreak="0">
    <w:nsid w:val="37B60C63"/>
    <w:multiLevelType w:val="hybridMultilevel"/>
    <w:tmpl w:val="18C0CD24"/>
    <w:lvl w:ilvl="0" w:tplc="A5647CAA">
      <w:start w:val="1"/>
      <w:numFmt w:val="bullet"/>
      <w:suff w:val="space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B84624"/>
    <w:multiLevelType w:val="multilevel"/>
    <w:tmpl w:val="33F6CF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"/>
      <w:lvlJc w:val="left"/>
      <w:pPr>
        <w:ind w:left="1224" w:hanging="504"/>
      </w:pPr>
      <w:rPr>
        <w:rFonts w:ascii="Times New Roman" w:eastAsiaTheme="minorHAnsi" w:hAnsi="Times New Roman" w:cs="Times New Roman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2"/>
    <w:lvlOverride w:ilvl="0">
      <w:startOverride w:val="3"/>
    </w:lvlOverride>
  </w:num>
  <w:num w:numId="9">
    <w:abstractNumId w:val="1"/>
  </w:num>
  <w:num w:numId="10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adow Wolf">
    <w15:presenceInfo w15:providerId="Windows Live" w15:userId="37876bcf71615a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0A7"/>
    <w:rsid w:val="000470A7"/>
    <w:rsid w:val="001301DC"/>
    <w:rsid w:val="00363969"/>
    <w:rsid w:val="00395751"/>
    <w:rsid w:val="003A4CF1"/>
    <w:rsid w:val="003A7C3C"/>
    <w:rsid w:val="00475AE3"/>
    <w:rsid w:val="004C52F6"/>
    <w:rsid w:val="005626BF"/>
    <w:rsid w:val="005F2DBB"/>
    <w:rsid w:val="006461AD"/>
    <w:rsid w:val="00791570"/>
    <w:rsid w:val="007C2C36"/>
    <w:rsid w:val="008258A5"/>
    <w:rsid w:val="00863300"/>
    <w:rsid w:val="00A93CE4"/>
    <w:rsid w:val="00B20F91"/>
    <w:rsid w:val="00B46538"/>
    <w:rsid w:val="00B56E6D"/>
    <w:rsid w:val="00C1738F"/>
    <w:rsid w:val="00C318CF"/>
    <w:rsid w:val="00C867F6"/>
    <w:rsid w:val="00CE3FC2"/>
    <w:rsid w:val="00DF2CC7"/>
    <w:rsid w:val="00F63374"/>
    <w:rsid w:val="00F64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0EB25"/>
  <w15:chartTrackingRefBased/>
  <w15:docId w15:val="{7E7D052A-DF0E-4305-B82A-B9952AEFC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8A5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18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nhideWhenUsed/>
    <w:qFormat/>
    <w:rsid w:val="008258A5"/>
    <w:pPr>
      <w:keepNext/>
      <w:keepLines/>
      <w:widowControl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8258A5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8258A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customStyle="1" w:styleId="a">
    <w:name w:val="Заголовок курсач"/>
    <w:basedOn w:val="Normal"/>
    <w:link w:val="Char"/>
    <w:qFormat/>
    <w:rsid w:val="008258A5"/>
    <w:pPr>
      <w:widowControl/>
      <w:numPr>
        <w:ilvl w:val="1"/>
        <w:numId w:val="4"/>
      </w:numPr>
      <w:spacing w:after="360"/>
      <w:ind w:left="0" w:firstLine="709"/>
      <w:outlineLvl w:val="0"/>
    </w:pPr>
    <w:rPr>
      <w:rFonts w:eastAsiaTheme="minorHAnsi"/>
      <w:b/>
      <w:bCs/>
      <w:snapToGrid/>
      <w:szCs w:val="28"/>
      <w:lang w:eastAsia="en-US"/>
    </w:rPr>
  </w:style>
  <w:style w:type="character" w:customStyle="1" w:styleId="Char">
    <w:name w:val="Заголовок курсач Char"/>
    <w:basedOn w:val="DefaultParagraphFont"/>
    <w:link w:val="a"/>
    <w:rsid w:val="008258A5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a0">
    <w:name w:val="КП Основной"/>
    <w:basedOn w:val="Normal"/>
    <w:link w:val="a1"/>
    <w:qFormat/>
    <w:rsid w:val="008258A5"/>
    <w:pPr>
      <w:widowControl/>
      <w:spacing w:after="280"/>
      <w:ind w:firstLine="709"/>
      <w:contextualSpacing/>
    </w:pPr>
    <w:rPr>
      <w:rFonts w:eastAsiaTheme="minorHAnsi"/>
      <w:snapToGrid/>
      <w:szCs w:val="28"/>
      <w:lang w:eastAsia="en-US"/>
    </w:rPr>
  </w:style>
  <w:style w:type="character" w:customStyle="1" w:styleId="a1">
    <w:name w:val="КП Основной Знак"/>
    <w:basedOn w:val="DefaultParagraphFont"/>
    <w:link w:val="a0"/>
    <w:rsid w:val="008258A5"/>
    <w:rPr>
      <w:rFonts w:ascii="Times New Roman" w:hAnsi="Times New Roman" w:cs="Times New Roman"/>
      <w:sz w:val="28"/>
      <w:szCs w:val="28"/>
      <w:lang w:val="ru-RU"/>
    </w:rPr>
  </w:style>
  <w:style w:type="paragraph" w:customStyle="1" w:styleId="Image">
    <w:name w:val="Image"/>
    <w:basedOn w:val="Normal"/>
    <w:link w:val="Image0"/>
    <w:qFormat/>
    <w:rsid w:val="00863300"/>
    <w:pPr>
      <w:widowControl/>
      <w:spacing w:before="280" w:after="240"/>
      <w:ind w:firstLine="0"/>
      <w:contextualSpacing/>
      <w:jc w:val="center"/>
    </w:pPr>
    <w:rPr>
      <w:rFonts w:eastAsiaTheme="minorHAnsi"/>
      <w:noProof/>
      <w:snapToGrid/>
      <w:szCs w:val="28"/>
      <w:lang w:eastAsia="en-US"/>
    </w:rPr>
  </w:style>
  <w:style w:type="paragraph" w:customStyle="1" w:styleId="Imagetitle">
    <w:name w:val="Image title"/>
    <w:basedOn w:val="Image"/>
    <w:link w:val="Imagetitle0"/>
    <w:qFormat/>
    <w:rsid w:val="00863300"/>
    <w:pPr>
      <w:spacing w:before="0" w:after="280"/>
    </w:pPr>
  </w:style>
  <w:style w:type="character" w:customStyle="1" w:styleId="Image0">
    <w:name w:val="Image Знак"/>
    <w:basedOn w:val="DefaultParagraphFont"/>
    <w:link w:val="Image"/>
    <w:rsid w:val="00863300"/>
    <w:rPr>
      <w:rFonts w:ascii="Times New Roman" w:hAnsi="Times New Roman" w:cs="Times New Roman"/>
      <w:noProof/>
      <w:sz w:val="28"/>
      <w:szCs w:val="28"/>
      <w:lang w:val="ru-RU"/>
    </w:rPr>
  </w:style>
  <w:style w:type="character" w:customStyle="1" w:styleId="Imagetitle0">
    <w:name w:val="Image title Знак"/>
    <w:basedOn w:val="Image0"/>
    <w:link w:val="Imagetitle"/>
    <w:rsid w:val="00863300"/>
    <w:rPr>
      <w:rFonts w:ascii="Times New Roman" w:hAnsi="Times New Roman" w:cs="Times New Roman"/>
      <w:noProof/>
      <w:sz w:val="28"/>
      <w:szCs w:val="28"/>
      <w:lang w:val="ru-RU"/>
    </w:rPr>
  </w:style>
  <w:style w:type="table" w:styleId="TableGrid">
    <w:name w:val="Table Grid"/>
    <w:basedOn w:val="TableNormal"/>
    <w:uiPriority w:val="59"/>
    <w:rsid w:val="00395751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318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18C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318CF"/>
    <w:rPr>
      <w:rFonts w:asciiTheme="majorHAnsi" w:eastAsiaTheme="majorEastAsia" w:hAnsiTheme="majorHAnsi" w:cstheme="majorBidi"/>
      <w:snapToGrid w:val="0"/>
      <w:color w:val="2F5496" w:themeColor="accent1" w:themeShade="BF"/>
      <w:sz w:val="32"/>
      <w:szCs w:val="32"/>
      <w:lang w:val="ru-RU" w:eastAsia="ru-RU"/>
    </w:rPr>
  </w:style>
  <w:style w:type="paragraph" w:styleId="ListParagraph">
    <w:name w:val="List Paragraph"/>
    <w:basedOn w:val="Normal"/>
    <w:uiPriority w:val="34"/>
    <w:qFormat/>
    <w:rsid w:val="00A93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5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B760C-3FF8-4D34-A391-F5AA28B9C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42</Pages>
  <Words>12759</Words>
  <Characters>72730</Characters>
  <Application>Microsoft Office Word</Application>
  <DocSecurity>0</DocSecurity>
  <Lines>606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Wolf</dc:creator>
  <cp:keywords/>
  <dc:description/>
  <cp:lastModifiedBy>Shadow Wolf</cp:lastModifiedBy>
  <cp:revision>8</cp:revision>
  <dcterms:created xsi:type="dcterms:W3CDTF">2023-03-22T09:00:00Z</dcterms:created>
  <dcterms:modified xsi:type="dcterms:W3CDTF">2023-05-10T11:13:00Z</dcterms:modified>
</cp:coreProperties>
</file>